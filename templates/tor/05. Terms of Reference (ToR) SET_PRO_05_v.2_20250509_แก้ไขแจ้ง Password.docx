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6252" w14:textId="3B467C11" w:rsidR="00AB1B51" w:rsidRPr="00150C62" w:rsidRDefault="00AB1B51" w:rsidP="00754940">
      <w:pPr>
        <w:spacing w:after="0" w:line="240" w:lineRule="auto"/>
        <w:jc w:val="center"/>
      </w:pPr>
    </w:p>
    <w:p w14:paraId="13D008E8" w14:textId="77777777" w:rsidR="00EC2DB4" w:rsidRPr="00150C62" w:rsidRDefault="0094578F" w:rsidP="00754940">
      <w:pPr>
        <w:spacing w:after="0" w:line="240" w:lineRule="auto"/>
        <w:jc w:val="center"/>
        <w:rPr>
          <w:cs/>
        </w:rPr>
      </w:pPr>
      <w:r w:rsidRPr="00150C62">
        <w:rPr>
          <w:noProof/>
        </w:rPr>
        <w:drawing>
          <wp:inline distT="0" distB="0" distL="0" distR="0" wp14:anchorId="63BB3F54" wp14:editId="21795A53">
            <wp:extent cx="2219325" cy="1371526"/>
            <wp:effectExtent l="0" t="0" r="0" b="0"/>
            <wp:docPr id="1" name="Picture 0" descr="SET Logo Th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Logo Thai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100" cy="13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5B1D" w14:textId="77777777" w:rsidR="0094578F" w:rsidRPr="00150C62" w:rsidRDefault="0094578F" w:rsidP="00754940">
      <w:pPr>
        <w:spacing w:after="0" w:line="240" w:lineRule="auto"/>
        <w:jc w:val="center"/>
      </w:pPr>
    </w:p>
    <w:p w14:paraId="263785D9" w14:textId="77777777" w:rsidR="009B513A" w:rsidRDefault="0094578F" w:rsidP="009B513A">
      <w:pPr>
        <w:spacing w:after="0" w:line="240" w:lineRule="auto"/>
        <w:jc w:val="center"/>
        <w:rPr>
          <w:b/>
          <w:bCs/>
          <w:sz w:val="36"/>
          <w:szCs w:val="36"/>
        </w:rPr>
      </w:pPr>
      <w:commentRangeStart w:id="0"/>
      <w:r w:rsidRPr="008F7995">
        <w:rPr>
          <w:b/>
          <w:bCs/>
          <w:sz w:val="36"/>
          <w:szCs w:val="36"/>
          <w:cs/>
        </w:rPr>
        <w:t>ข้อกำหนดและขอบเขตของงาน (</w:t>
      </w:r>
      <w:r w:rsidRPr="008F7995">
        <w:rPr>
          <w:b/>
          <w:bCs/>
          <w:sz w:val="36"/>
          <w:szCs w:val="36"/>
        </w:rPr>
        <w:t>Term</w:t>
      </w:r>
      <w:r w:rsidR="00F878E9" w:rsidRPr="008F7995">
        <w:rPr>
          <w:b/>
          <w:bCs/>
          <w:sz w:val="36"/>
          <w:szCs w:val="36"/>
        </w:rPr>
        <w:t>s</w:t>
      </w:r>
      <w:r w:rsidRPr="008F7995">
        <w:rPr>
          <w:b/>
          <w:bCs/>
          <w:sz w:val="36"/>
          <w:szCs w:val="36"/>
        </w:rPr>
        <w:t xml:space="preserve"> of Reference)</w:t>
      </w:r>
      <w:commentRangeEnd w:id="0"/>
      <w:r w:rsidR="00D46180">
        <w:rPr>
          <w:rStyle w:val="CommentReference"/>
          <w:b/>
          <w:bCs/>
          <w:sz w:val="36"/>
          <w:szCs w:val="36"/>
        </w:rPr>
        <w:commentReference w:id="0"/>
      </w:r>
    </w:p>
    <w:p w14:paraId="298450FA" w14:textId="62002919" w:rsidR="0094578F" w:rsidRPr="008F7995" w:rsidRDefault="009B513A" w:rsidP="009B513A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F7995">
        <w:rPr>
          <w:b/>
          <w:bCs/>
          <w:sz w:val="36"/>
          <w:szCs w:val="36"/>
          <w:cs/>
        </w:rPr>
        <w:t>โครงการ</w:t>
      </w:r>
      <w:commentRangeStart w:id="1"/>
      <w:r w:rsidRPr="008F7995">
        <w:rPr>
          <w:b/>
          <w:bCs/>
          <w:sz w:val="36"/>
          <w:szCs w:val="36"/>
          <w:highlight w:val="yellow"/>
          <w:cs/>
        </w:rPr>
        <w:t>............................</w:t>
      </w:r>
      <w:commentRangeEnd w:id="1"/>
      <w:r w:rsidRPr="008F7995">
        <w:rPr>
          <w:rStyle w:val="CommentReference"/>
          <w:b/>
          <w:bCs/>
          <w:sz w:val="36"/>
          <w:szCs w:val="36"/>
        </w:rPr>
        <w:commentReference w:id="1"/>
      </w:r>
    </w:p>
    <w:p w14:paraId="54233DD1" w14:textId="77777777" w:rsidR="0094578F" w:rsidRPr="008F7995" w:rsidRDefault="0094578F" w:rsidP="00754940">
      <w:pPr>
        <w:spacing w:after="0" w:line="240" w:lineRule="auto"/>
        <w:jc w:val="center"/>
        <w:rPr>
          <w:sz w:val="36"/>
          <w:szCs w:val="36"/>
        </w:rPr>
      </w:pPr>
    </w:p>
    <w:p w14:paraId="67076133" w14:textId="77777777" w:rsidR="0094578F" w:rsidRPr="008F7995" w:rsidRDefault="0094578F" w:rsidP="00754940">
      <w:pPr>
        <w:spacing w:after="0" w:line="240" w:lineRule="auto"/>
        <w:jc w:val="center"/>
        <w:rPr>
          <w:sz w:val="36"/>
          <w:szCs w:val="36"/>
        </w:rPr>
      </w:pPr>
    </w:p>
    <w:p w14:paraId="2128DF69" w14:textId="77777777" w:rsidR="00D261B7" w:rsidRPr="008F7995" w:rsidRDefault="00D261B7" w:rsidP="00754940">
      <w:pPr>
        <w:spacing w:after="0" w:line="240" w:lineRule="auto"/>
        <w:jc w:val="center"/>
        <w:rPr>
          <w:sz w:val="36"/>
          <w:szCs w:val="36"/>
        </w:rPr>
      </w:pPr>
    </w:p>
    <w:p w14:paraId="380F789E" w14:textId="77777777" w:rsidR="0094578F" w:rsidRPr="008F7995" w:rsidRDefault="0094578F" w:rsidP="00754940">
      <w:pPr>
        <w:spacing w:after="0" w:line="240" w:lineRule="auto"/>
        <w:jc w:val="center"/>
        <w:rPr>
          <w:sz w:val="36"/>
          <w:szCs w:val="36"/>
        </w:rPr>
      </w:pPr>
    </w:p>
    <w:p w14:paraId="44930516" w14:textId="77777777" w:rsidR="0094578F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F7995">
        <w:rPr>
          <w:b/>
          <w:bCs/>
          <w:sz w:val="36"/>
          <w:szCs w:val="36"/>
          <w:cs/>
        </w:rPr>
        <w:t>สำหรับ</w:t>
      </w:r>
    </w:p>
    <w:p w14:paraId="573705F7" w14:textId="77777777" w:rsidR="0094578F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74ECC0ED" w14:textId="77777777" w:rsidR="0094578F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39B22907" w14:textId="37099CD6" w:rsidR="00D261B7" w:rsidRPr="008F7995" w:rsidRDefault="00D261B7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06D298DC" w14:textId="77777777" w:rsidR="00603480" w:rsidRPr="008F7995" w:rsidRDefault="00603480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02DCBECC" w14:textId="77777777" w:rsidR="0094578F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F7995">
        <w:rPr>
          <w:b/>
          <w:bCs/>
          <w:sz w:val="36"/>
          <w:szCs w:val="36"/>
          <w:cs/>
        </w:rPr>
        <w:t>ตลาดหลักทรัพย์แห่งประเทศไทย</w:t>
      </w:r>
    </w:p>
    <w:p w14:paraId="699055FF" w14:textId="77777777" w:rsidR="0094578F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61401930" w14:textId="77777777" w:rsidR="00D261B7" w:rsidRPr="008F7995" w:rsidRDefault="00D261B7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73133973" w14:textId="583EDE9A" w:rsidR="00D261B7" w:rsidRPr="008F7995" w:rsidRDefault="00D261B7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7EEE9A00" w14:textId="77777777" w:rsidR="00603480" w:rsidRPr="008F7995" w:rsidRDefault="00603480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03114B09" w14:textId="21BC7BA7" w:rsidR="00D261B7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  <w:sectPr w:rsidR="00D261B7" w:rsidRPr="008F7995" w:rsidSect="00097874">
          <w:footerReference w:type="default" r:id="rId16"/>
          <w:headerReference w:type="first" r:id="rId17"/>
          <w:pgSz w:w="11906" w:h="16838"/>
          <w:pgMar w:top="1440" w:right="1440" w:bottom="1440" w:left="1440" w:header="708" w:footer="708" w:gutter="0"/>
          <w:cols w:space="708"/>
          <w:titlePg/>
          <w:docGrid w:linePitch="381"/>
        </w:sectPr>
      </w:pPr>
      <w:r w:rsidRPr="008F7995">
        <w:rPr>
          <w:b/>
          <w:bCs/>
          <w:sz w:val="36"/>
          <w:szCs w:val="36"/>
          <w:cs/>
        </w:rPr>
        <w:t>วันที่</w:t>
      </w:r>
      <w:commentRangeStart w:id="2"/>
      <w:r w:rsidR="00766C51" w:rsidRPr="008F7995">
        <w:rPr>
          <w:b/>
          <w:bCs/>
          <w:sz w:val="36"/>
          <w:szCs w:val="36"/>
          <w:highlight w:val="yellow"/>
          <w:cs/>
        </w:rPr>
        <w:t>............................</w:t>
      </w:r>
      <w:commentRangeEnd w:id="2"/>
      <w:r w:rsidR="00525D4D" w:rsidRPr="008F7995">
        <w:rPr>
          <w:rStyle w:val="CommentReference"/>
          <w:b/>
          <w:bCs/>
          <w:sz w:val="36"/>
          <w:szCs w:val="36"/>
        </w:rPr>
        <w:commentReference w:id="2"/>
      </w:r>
    </w:p>
    <w:p w14:paraId="497858DC" w14:textId="147132AD" w:rsidR="0094578F" w:rsidRPr="008F7995" w:rsidRDefault="00A05D10" w:rsidP="00754940">
      <w:pPr>
        <w:spacing w:before="120" w:after="0" w:line="240" w:lineRule="auto"/>
        <w:jc w:val="center"/>
        <w:rPr>
          <w:b/>
          <w:bCs/>
        </w:rPr>
      </w:pPr>
      <w:r w:rsidRPr="008F7995">
        <w:rPr>
          <w:b/>
          <w:bCs/>
          <w:cs/>
        </w:rPr>
        <w:lastRenderedPageBreak/>
        <w:t>ข้อกำหนดและขอบเขตของงาน (</w:t>
      </w:r>
      <w:r w:rsidRPr="008F7995">
        <w:rPr>
          <w:b/>
          <w:bCs/>
        </w:rPr>
        <w:t>Term</w:t>
      </w:r>
      <w:r w:rsidR="00F878E9" w:rsidRPr="008F7995">
        <w:rPr>
          <w:b/>
          <w:bCs/>
        </w:rPr>
        <w:t>s</w:t>
      </w:r>
      <w:r w:rsidRPr="008F7995">
        <w:rPr>
          <w:b/>
          <w:bCs/>
        </w:rPr>
        <w:t xml:space="preserve"> of Reference)</w:t>
      </w:r>
    </w:p>
    <w:p w14:paraId="28F5B96E" w14:textId="37A1AC0F" w:rsidR="00A05D10" w:rsidRPr="008F7995" w:rsidRDefault="00A05D10" w:rsidP="00754940">
      <w:pPr>
        <w:spacing w:before="120" w:after="0" w:line="240" w:lineRule="auto"/>
        <w:jc w:val="center"/>
        <w:rPr>
          <w:b/>
          <w:bCs/>
          <w:cs/>
        </w:rPr>
      </w:pPr>
      <w:r w:rsidRPr="008F7995">
        <w:rPr>
          <w:b/>
          <w:bCs/>
          <w:cs/>
        </w:rPr>
        <w:t>โครงการ</w:t>
      </w:r>
      <w:commentRangeStart w:id="3"/>
      <w:r w:rsidRPr="008F7995">
        <w:rPr>
          <w:b/>
          <w:bCs/>
          <w:highlight w:val="yellow"/>
          <w:cs/>
        </w:rPr>
        <w:t>.............................</w:t>
      </w:r>
      <w:commentRangeEnd w:id="3"/>
      <w:r w:rsidR="009B513A" w:rsidRPr="008F7995">
        <w:rPr>
          <w:rStyle w:val="CommentReference"/>
          <w:b/>
          <w:bCs/>
          <w:sz w:val="28"/>
          <w:szCs w:val="28"/>
          <w:cs/>
        </w:rPr>
        <w:commentReference w:id="3"/>
      </w:r>
    </w:p>
    <w:p w14:paraId="75D782B4" w14:textId="77777777" w:rsidR="00754940" w:rsidRPr="008F7995" w:rsidRDefault="00754940" w:rsidP="00754940">
      <w:pPr>
        <w:spacing w:after="0" w:line="240" w:lineRule="auto"/>
        <w:ind w:firstLine="562"/>
        <w:jc w:val="thaiDistribute"/>
      </w:pPr>
    </w:p>
    <w:p w14:paraId="67BE3A1C" w14:textId="0B80C632" w:rsidR="00A05D10" w:rsidRPr="008F7995" w:rsidRDefault="00A05D10" w:rsidP="00754940">
      <w:pPr>
        <w:spacing w:after="0" w:line="240" w:lineRule="auto"/>
        <w:ind w:firstLine="562"/>
        <w:jc w:val="thaiDistribute"/>
      </w:pPr>
      <w:r w:rsidRPr="008F7995">
        <w:rPr>
          <w:cs/>
        </w:rPr>
        <w:t>ข้อกำหนดและขอบเขตของงาน (</w:t>
      </w:r>
      <w:r w:rsidRPr="008F7995">
        <w:t>Term</w:t>
      </w:r>
      <w:r w:rsidR="00F878E9" w:rsidRPr="008F7995">
        <w:t>s</w:t>
      </w:r>
      <w:r w:rsidRPr="008F7995">
        <w:t xml:space="preserve"> of Reference) </w:t>
      </w:r>
      <w:r w:rsidRPr="008F7995">
        <w:rPr>
          <w:cs/>
        </w:rPr>
        <w:t>โครงการ</w:t>
      </w:r>
      <w:commentRangeStart w:id="4"/>
      <w:r w:rsidRPr="008F7995">
        <w:rPr>
          <w:highlight w:val="yellow"/>
          <w:cs/>
        </w:rPr>
        <w:t>......................</w:t>
      </w:r>
      <w:r w:rsidR="00766C51" w:rsidRPr="008F7995">
        <w:rPr>
          <w:highlight w:val="yellow"/>
        </w:rPr>
        <w:t>..............................................</w:t>
      </w:r>
      <w:r w:rsidRPr="008F7995">
        <w:rPr>
          <w:cs/>
        </w:rPr>
        <w:t xml:space="preserve"> </w:t>
      </w:r>
      <w:commentRangeEnd w:id="4"/>
      <w:r w:rsidR="009B513A" w:rsidRPr="008F7995">
        <w:rPr>
          <w:rStyle w:val="CommentReference"/>
          <w:spacing w:val="2"/>
          <w:sz w:val="28"/>
          <w:szCs w:val="28"/>
          <w:cs/>
        </w:rPr>
        <w:commentReference w:id="4"/>
      </w:r>
      <w:r w:rsidRPr="008F7995">
        <w:rPr>
          <w:spacing w:val="2"/>
          <w:cs/>
        </w:rPr>
        <w:t>สำหรับตลาดหลักทรัพย์แห่งประเทศไทย (</w:t>
      </w:r>
      <w:r w:rsidR="00603480" w:rsidRPr="008F7995">
        <w:rPr>
          <w:spacing w:val="2"/>
          <w:cs/>
        </w:rPr>
        <w:t>ซึ่ง</w:t>
      </w:r>
      <w:r w:rsidRPr="008F7995">
        <w:rPr>
          <w:spacing w:val="2"/>
          <w:cs/>
        </w:rPr>
        <w:t>ต่อไปในเอกสารฉบับนี้จะเรียกว่า “</w:t>
      </w:r>
      <w:r w:rsidRPr="008F7995">
        <w:rPr>
          <w:b/>
          <w:bCs/>
          <w:spacing w:val="2"/>
          <w:cs/>
        </w:rPr>
        <w:t>ข้อกำหนดและขอบเขตของงาน</w:t>
      </w:r>
      <w:r w:rsidRPr="008F7995">
        <w:rPr>
          <w:spacing w:val="2"/>
          <w:cs/>
        </w:rPr>
        <w:t>”) มีรายละเอียดดังต่อไปนี้</w:t>
      </w:r>
    </w:p>
    <w:p w14:paraId="07C834CB" w14:textId="77777777" w:rsidR="00754940" w:rsidRPr="008F7995" w:rsidRDefault="00754940" w:rsidP="00754940">
      <w:pPr>
        <w:spacing w:after="0" w:line="240" w:lineRule="auto"/>
        <w:ind w:firstLine="562"/>
        <w:jc w:val="thaiDistribute"/>
        <w:rPr>
          <w:cs/>
        </w:rPr>
      </w:pPr>
    </w:p>
    <w:p w14:paraId="269E0373" w14:textId="77777777" w:rsidR="0094578F" w:rsidRPr="008F7995" w:rsidRDefault="0094578F" w:rsidP="00754940">
      <w:pPr>
        <w:pStyle w:val="ListParagraph"/>
        <w:numPr>
          <w:ilvl w:val="0"/>
          <w:numId w:val="14"/>
        </w:numPr>
        <w:spacing w:after="0" w:line="240" w:lineRule="auto"/>
        <w:ind w:left="540" w:hanging="540"/>
        <w:jc w:val="thaiDistribute"/>
        <w:rPr>
          <w:b/>
          <w:bCs/>
        </w:rPr>
      </w:pPr>
      <w:r w:rsidRPr="008F7995">
        <w:rPr>
          <w:b/>
          <w:bCs/>
          <w:cs/>
        </w:rPr>
        <w:t>วัตถุประสงค์</w:t>
      </w:r>
    </w:p>
    <w:p w14:paraId="16F712FE" w14:textId="06923001" w:rsidR="00CD47B6" w:rsidRPr="008F7995" w:rsidRDefault="00CD47B6" w:rsidP="00754940">
      <w:pPr>
        <w:spacing w:before="120" w:after="0" w:line="240" w:lineRule="auto"/>
        <w:ind w:left="562"/>
        <w:jc w:val="thaiDistribute"/>
      </w:pPr>
      <w:r w:rsidRPr="008F7995">
        <w:rPr>
          <w:cs/>
        </w:rPr>
        <w:t>ตลาดหลักทรัพย์แห่งประเทศไทย (“</w:t>
      </w:r>
      <w:r w:rsidRPr="008F7995">
        <w:rPr>
          <w:b/>
          <w:bCs/>
          <w:cs/>
        </w:rPr>
        <w:t>ตลาดหลักทรัพย์</w:t>
      </w:r>
      <w:r w:rsidRPr="008F7995">
        <w:rPr>
          <w:cs/>
        </w:rPr>
        <w:t>”) มีความประสงค์จะสรรหา</w:t>
      </w:r>
      <w:r w:rsidR="00766C51" w:rsidRPr="008F7995">
        <w:rPr>
          <w:cs/>
        </w:rPr>
        <w:t>และ</w:t>
      </w:r>
      <w:r w:rsidRPr="008F7995">
        <w:rPr>
          <w:cs/>
        </w:rPr>
        <w:t>คัดเลือกผู้ประกอบกิจการ</w:t>
      </w:r>
      <w:r w:rsidR="00112D50" w:rsidRPr="007A56BC">
        <w:rPr>
          <w:cs/>
        </w:rPr>
        <w:t>หรือ</w:t>
      </w:r>
      <w:r w:rsidRPr="008F7995">
        <w:rPr>
          <w:cs/>
        </w:rPr>
        <w:t xml:space="preserve">ผู้รับจ้าง </w:t>
      </w:r>
      <w:r w:rsidR="00287E88" w:rsidRPr="008F7995">
        <w:rPr>
          <w:cs/>
        </w:rPr>
        <w:t>(</w:t>
      </w:r>
      <w:r w:rsidRPr="008F7995">
        <w:rPr>
          <w:cs/>
        </w:rPr>
        <w:t>“</w:t>
      </w:r>
      <w:r w:rsidRPr="008F7995">
        <w:rPr>
          <w:b/>
          <w:bCs/>
          <w:cs/>
        </w:rPr>
        <w:t>ผู้เสนองาน</w:t>
      </w:r>
      <w:r w:rsidRPr="008F7995">
        <w:rPr>
          <w:cs/>
        </w:rPr>
        <w:t>”</w:t>
      </w:r>
      <w:r w:rsidR="00287E88" w:rsidRPr="008F7995">
        <w:rPr>
          <w:cs/>
        </w:rPr>
        <w:t>)</w:t>
      </w:r>
      <w:r w:rsidRPr="008F7995">
        <w:rPr>
          <w:cs/>
        </w:rPr>
        <w:t xml:space="preserve"> เพื่อดำเนินการ</w:t>
      </w:r>
      <w:commentRangeStart w:id="5"/>
      <w:r w:rsidRPr="008F7995">
        <w:rPr>
          <w:highlight w:val="yellow"/>
          <w:cs/>
        </w:rPr>
        <w:t>................</w:t>
      </w:r>
      <w:r w:rsidR="00287E88" w:rsidRPr="008F7995">
        <w:rPr>
          <w:highlight w:val="yellow"/>
          <w:cs/>
        </w:rPr>
        <w:t>..............</w:t>
      </w:r>
      <w:r w:rsidR="00CC44A8">
        <w:rPr>
          <w:highlight w:val="yellow"/>
        </w:rPr>
        <w:t>.....</w:t>
      </w:r>
      <w:r w:rsidR="00287E88" w:rsidRPr="008F7995">
        <w:rPr>
          <w:highlight w:val="yellow"/>
          <w:cs/>
        </w:rPr>
        <w:t>......................</w:t>
      </w:r>
      <w:r w:rsidRPr="008F7995">
        <w:rPr>
          <w:highlight w:val="yellow"/>
          <w:cs/>
        </w:rPr>
        <w:t>...</w:t>
      </w:r>
      <w:commentRangeEnd w:id="5"/>
      <w:r w:rsidR="009B513A" w:rsidRPr="008F7995">
        <w:rPr>
          <w:rStyle w:val="CommentReference"/>
          <w:sz w:val="28"/>
          <w:szCs w:val="28"/>
          <w:cs/>
        </w:rPr>
        <w:commentReference w:id="5"/>
      </w:r>
      <w:r w:rsidRPr="008F7995">
        <w:rPr>
          <w:cs/>
        </w:rPr>
        <w:t xml:space="preserve"> </w:t>
      </w:r>
      <w:r w:rsidR="00434FAA" w:rsidRPr="008F7995">
        <w:rPr>
          <w:cs/>
        </w:rPr>
        <w:t>(“</w:t>
      </w:r>
      <w:r w:rsidR="00434FAA" w:rsidRPr="008F7995">
        <w:rPr>
          <w:b/>
          <w:bCs/>
          <w:cs/>
        </w:rPr>
        <w:t>โครงการฯ</w:t>
      </w:r>
      <w:r w:rsidR="00434FAA" w:rsidRPr="008F7995">
        <w:rPr>
          <w:cs/>
        </w:rPr>
        <w:t xml:space="preserve">”) </w:t>
      </w:r>
      <w:r w:rsidRPr="008F7995">
        <w:rPr>
          <w:cs/>
        </w:rPr>
        <w:t>ให้</w:t>
      </w:r>
      <w:r w:rsidR="004A591A" w:rsidRPr="008F7995">
        <w:rPr>
          <w:cs/>
        </w:rPr>
        <w:t>แก่</w:t>
      </w:r>
      <w:r w:rsidR="004A591A" w:rsidRPr="008F7995">
        <w:rPr>
          <w:spacing w:val="4"/>
          <w:cs/>
        </w:rPr>
        <w:t>ตลาดหลักทรัพย์</w:t>
      </w:r>
      <w:r w:rsidR="00402AB0" w:rsidRPr="008F7995">
        <w:rPr>
          <w:spacing w:val="4"/>
        </w:rPr>
        <w:t xml:space="preserve"> </w:t>
      </w:r>
      <w:r w:rsidR="002A274F" w:rsidRPr="008F7995">
        <w:rPr>
          <w:spacing w:val="4"/>
          <w:cs/>
        </w:rPr>
        <w:t>รวมถึง</w:t>
      </w:r>
      <w:r w:rsidR="004A591A" w:rsidRPr="008F7995">
        <w:rPr>
          <w:spacing w:val="4"/>
          <w:cs/>
        </w:rPr>
        <w:t>บริษัทย่อยของตลาดหลักทรัพย์</w:t>
      </w:r>
      <w:r w:rsidR="00292B7F" w:rsidRPr="008F7995">
        <w:rPr>
          <w:rStyle w:val="FootnoteReference"/>
          <w:spacing w:val="4"/>
          <w:sz w:val="28"/>
          <w:szCs w:val="28"/>
          <w:cs/>
        </w:rPr>
        <w:footnoteReference w:id="1"/>
      </w:r>
      <w:r w:rsidR="00674AEF" w:rsidRPr="00F70866">
        <w:rPr>
          <w:spacing w:val="4"/>
          <w:cs/>
        </w:rPr>
        <w:t xml:space="preserve"> </w:t>
      </w:r>
      <w:r w:rsidR="004A591A" w:rsidRPr="00F70866">
        <w:rPr>
          <w:spacing w:val="4"/>
          <w:cs/>
        </w:rPr>
        <w:t>ให้</w:t>
      </w:r>
      <w:r w:rsidRPr="00F70866">
        <w:rPr>
          <w:spacing w:val="4"/>
          <w:cs/>
        </w:rPr>
        <w:t>แล้วเสร็จสมบูรณ์</w:t>
      </w:r>
      <w:r w:rsidR="00287E88" w:rsidRPr="00F70866">
        <w:rPr>
          <w:spacing w:val="4"/>
          <w:cs/>
        </w:rPr>
        <w:t>ตามข้อกำหนดและขอบเขตของงาน</w:t>
      </w:r>
    </w:p>
    <w:p w14:paraId="1FA0674D" w14:textId="77777777" w:rsidR="00754940" w:rsidRPr="008F7995" w:rsidRDefault="00754940" w:rsidP="00754940">
      <w:pPr>
        <w:spacing w:after="0" w:line="240" w:lineRule="auto"/>
        <w:ind w:left="567"/>
        <w:jc w:val="thaiDistribute"/>
        <w:rPr>
          <w:cs/>
        </w:rPr>
      </w:pPr>
    </w:p>
    <w:p w14:paraId="67A7C452" w14:textId="77777777" w:rsidR="0094578F" w:rsidRPr="008F7995" w:rsidRDefault="0094578F" w:rsidP="00754940">
      <w:pPr>
        <w:pStyle w:val="ListParagraph"/>
        <w:numPr>
          <w:ilvl w:val="0"/>
          <w:numId w:val="14"/>
        </w:numPr>
        <w:spacing w:after="0" w:line="240" w:lineRule="auto"/>
        <w:ind w:left="540" w:hanging="540"/>
        <w:jc w:val="thaiDistribute"/>
        <w:rPr>
          <w:b/>
          <w:bCs/>
        </w:rPr>
      </w:pPr>
      <w:r w:rsidRPr="008F7995">
        <w:rPr>
          <w:b/>
          <w:bCs/>
          <w:cs/>
        </w:rPr>
        <w:t>ขอบเขต</w:t>
      </w:r>
      <w:r w:rsidR="00A05D10" w:rsidRPr="008F7995">
        <w:rPr>
          <w:b/>
          <w:bCs/>
          <w:cs/>
        </w:rPr>
        <w:t>ของ</w:t>
      </w:r>
      <w:r w:rsidRPr="008F7995">
        <w:rPr>
          <w:b/>
          <w:bCs/>
          <w:cs/>
        </w:rPr>
        <w:t>งาน</w:t>
      </w:r>
    </w:p>
    <w:p w14:paraId="2A236557" w14:textId="31484857" w:rsidR="005E1EA0" w:rsidRPr="008F7995" w:rsidRDefault="00A05D10" w:rsidP="00754940">
      <w:pPr>
        <w:spacing w:before="120" w:after="0" w:line="240" w:lineRule="auto"/>
        <w:ind w:left="562"/>
        <w:jc w:val="thaiDistribute"/>
      </w:pPr>
      <w:r w:rsidRPr="008F7995">
        <w:rPr>
          <w:spacing w:val="4"/>
          <w:cs/>
        </w:rPr>
        <w:t>รายละเอียดขอบเขตของงาน</w:t>
      </w:r>
      <w:r w:rsidR="006E7958" w:rsidRPr="008F7995">
        <w:rPr>
          <w:spacing w:val="4"/>
          <w:cs/>
        </w:rPr>
        <w:t>ปรากฏตาม</w:t>
      </w:r>
      <w:r w:rsidR="006E7958" w:rsidRPr="008F7995">
        <w:rPr>
          <w:spacing w:val="4"/>
          <w:u w:val="single"/>
          <w:cs/>
        </w:rPr>
        <w:t>เอกสารแนบท้า</w:t>
      </w:r>
      <w:r w:rsidR="005E1EA0" w:rsidRPr="008F7995">
        <w:rPr>
          <w:spacing w:val="4"/>
          <w:u w:val="single"/>
          <w:cs/>
        </w:rPr>
        <w:t xml:space="preserve">ยหมายเลข </w:t>
      </w:r>
      <w:r w:rsidR="00644A51" w:rsidRPr="008F7995">
        <w:rPr>
          <w:spacing w:val="4"/>
          <w:u w:val="single"/>
        </w:rPr>
        <w:t>1</w:t>
      </w:r>
      <w:r w:rsidR="005E1EA0" w:rsidRPr="008F7995">
        <w:rPr>
          <w:color w:val="FF0000"/>
          <w:spacing w:val="4"/>
          <w:cs/>
        </w:rPr>
        <w:t xml:space="preserve"> </w:t>
      </w:r>
      <w:r w:rsidR="005E1EA0" w:rsidRPr="008F7995">
        <w:rPr>
          <w:spacing w:val="4"/>
          <w:cs/>
        </w:rPr>
        <w:t>ซึ่งแนบท้ายข้อกำหนดและขอบเขตของ</w:t>
      </w:r>
      <w:r w:rsidR="005E1EA0" w:rsidRPr="008F7995">
        <w:rPr>
          <w:cs/>
        </w:rPr>
        <w:t>งานฉบับนี้</w:t>
      </w:r>
    </w:p>
    <w:p w14:paraId="2AF3957F" w14:textId="77777777" w:rsidR="00754940" w:rsidRPr="008F7995" w:rsidRDefault="00754940" w:rsidP="00754940">
      <w:pPr>
        <w:spacing w:after="0" w:line="240" w:lineRule="auto"/>
        <w:ind w:left="567"/>
        <w:jc w:val="thaiDistribute"/>
      </w:pPr>
    </w:p>
    <w:p w14:paraId="5DBAE946" w14:textId="77777777" w:rsidR="0094578F" w:rsidRPr="008F7995" w:rsidRDefault="0094578F" w:rsidP="00754940">
      <w:pPr>
        <w:pStyle w:val="ListParagraph"/>
        <w:numPr>
          <w:ilvl w:val="0"/>
          <w:numId w:val="14"/>
        </w:numPr>
        <w:spacing w:after="0" w:line="240" w:lineRule="auto"/>
        <w:ind w:left="540" w:hanging="540"/>
        <w:jc w:val="thaiDistribute"/>
        <w:rPr>
          <w:b/>
          <w:bCs/>
        </w:rPr>
      </w:pPr>
      <w:r w:rsidRPr="008F7995">
        <w:rPr>
          <w:b/>
          <w:bCs/>
          <w:cs/>
        </w:rPr>
        <w:t>คุณสมบัติของผู้</w:t>
      </w:r>
      <w:r w:rsidR="00664FB1" w:rsidRPr="008F7995">
        <w:rPr>
          <w:b/>
          <w:bCs/>
          <w:cs/>
        </w:rPr>
        <w:t>เสนองาน</w:t>
      </w:r>
    </w:p>
    <w:p w14:paraId="66940ED9" w14:textId="77777777" w:rsidR="00591CD2" w:rsidRPr="008F7995" w:rsidRDefault="00591CD2" w:rsidP="00754940">
      <w:pPr>
        <w:spacing w:before="120" w:after="0" w:line="240" w:lineRule="auto"/>
        <w:ind w:left="1124" w:hanging="562"/>
        <w:rPr>
          <w:cs/>
        </w:rPr>
      </w:pPr>
      <w:r w:rsidRPr="008F7995">
        <w:rPr>
          <w:cs/>
        </w:rPr>
        <w:t>ผู้เสนองานต้องมีคุณสมบัติ</w:t>
      </w:r>
      <w:r w:rsidR="00E42B4E" w:rsidRPr="008F7995">
        <w:rPr>
          <w:cs/>
        </w:rPr>
        <w:t>ดังต่อไปนี้</w:t>
      </w:r>
    </w:p>
    <w:p w14:paraId="590A94AA" w14:textId="77777777" w:rsidR="00591CD2" w:rsidRPr="008F7995" w:rsidRDefault="00591CD2" w:rsidP="004019C5">
      <w:pPr>
        <w:spacing w:before="120" w:after="0" w:line="240" w:lineRule="auto"/>
        <w:ind w:left="1080" w:hanging="513"/>
        <w:rPr>
          <w:b/>
          <w:bCs/>
        </w:rPr>
      </w:pPr>
      <w:r w:rsidRPr="008F7995">
        <w:rPr>
          <w:b/>
          <w:bCs/>
        </w:rPr>
        <w:t>3.1</w:t>
      </w:r>
      <w:r w:rsidRPr="008F7995">
        <w:rPr>
          <w:b/>
          <w:bCs/>
        </w:rPr>
        <w:tab/>
      </w:r>
      <w:r w:rsidRPr="008F7995">
        <w:rPr>
          <w:b/>
          <w:bCs/>
          <w:cs/>
        </w:rPr>
        <w:t>คุณสมบัติ</w:t>
      </w:r>
      <w:r w:rsidR="00E42B4E" w:rsidRPr="008F7995">
        <w:rPr>
          <w:b/>
          <w:bCs/>
          <w:cs/>
        </w:rPr>
        <w:t>เฉพาะ</w:t>
      </w:r>
    </w:p>
    <w:p w14:paraId="05F624F0" w14:textId="5033E884" w:rsidR="007E788D" w:rsidRPr="008F7995" w:rsidRDefault="00E42B4E" w:rsidP="00CB7779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3.1.1</w:t>
      </w:r>
      <w:r w:rsidRPr="008F7995">
        <w:tab/>
      </w:r>
      <w:r w:rsidR="007E788D" w:rsidRPr="008F7995">
        <w:rPr>
          <w:cs/>
        </w:rPr>
        <w:t>ต้องเป็นนิติบุคคลที่ได้จดทะเบียนจัดตั้ง</w:t>
      </w:r>
      <w:r w:rsidR="00DD2BD4" w:rsidRPr="008F7995">
        <w:rPr>
          <w:cs/>
        </w:rPr>
        <w:t>ขึ้นตามกฎหมาย</w:t>
      </w:r>
      <w:r w:rsidR="007E788D" w:rsidRPr="008F7995">
        <w:rPr>
          <w:cs/>
        </w:rPr>
        <w:t>ไทย</w:t>
      </w:r>
      <w:r w:rsidR="001407C3" w:rsidRPr="008F7995">
        <w:rPr>
          <w:cs/>
        </w:rPr>
        <w:t xml:space="preserve"> </w:t>
      </w:r>
      <w:r w:rsidR="00B407E3" w:rsidRPr="008F7995">
        <w:rPr>
          <w:cs/>
        </w:rPr>
        <w:t>หรือนิติบุคคล</w:t>
      </w:r>
      <w:r w:rsidR="00F3559F" w:rsidRPr="008F7995">
        <w:rPr>
          <w:cs/>
        </w:rPr>
        <w:t>ที่ได้จดทะเบียนจัดตั้งขึ้นตามกฎหมาย</w:t>
      </w:r>
      <w:r w:rsidR="00B407E3" w:rsidRPr="008F7995">
        <w:rPr>
          <w:cs/>
        </w:rPr>
        <w:t>ต่างประเทศ</w:t>
      </w:r>
      <w:r w:rsidR="00A77FF0" w:rsidRPr="008F7995">
        <w:rPr>
          <w:spacing w:val="-2"/>
          <w:cs/>
        </w:rPr>
        <w:t>ที่ได้รับใบอนุญาตจากหน่วยงานที่เกี่ยวข้อง</w:t>
      </w:r>
      <w:r w:rsidR="00F3559F" w:rsidRPr="008F7995">
        <w:rPr>
          <w:spacing w:val="-2"/>
          <w:cs/>
        </w:rPr>
        <w:t>ของไทย</w:t>
      </w:r>
      <w:r w:rsidR="00A77FF0" w:rsidRPr="008F7995">
        <w:rPr>
          <w:spacing w:val="-2"/>
          <w:cs/>
        </w:rPr>
        <w:t>ให้</w:t>
      </w:r>
      <w:r w:rsidR="00A77FF0" w:rsidRPr="00C90C81">
        <w:rPr>
          <w:spacing w:val="4"/>
          <w:cs/>
        </w:rPr>
        <w:t xml:space="preserve">ประกอบธุรกิจในประเทศไทย </w:t>
      </w:r>
      <w:r w:rsidR="00DD2BD4" w:rsidRPr="00C90C81">
        <w:rPr>
          <w:spacing w:val="4"/>
          <w:cs/>
        </w:rPr>
        <w:t>เพื่อการดำเนิน</w:t>
      </w:r>
      <w:r w:rsidR="00A77FF0" w:rsidRPr="00C90C81">
        <w:rPr>
          <w:spacing w:val="4"/>
          <w:cs/>
        </w:rPr>
        <w:t>งานตามโครงการฯ</w:t>
      </w:r>
      <w:r w:rsidR="00B407E3" w:rsidRPr="00C90C81">
        <w:rPr>
          <w:spacing w:val="4"/>
          <w:cs/>
        </w:rPr>
        <w:t xml:space="preserve"> </w:t>
      </w:r>
      <w:r w:rsidR="00B81DDC" w:rsidRPr="00C90C81">
        <w:rPr>
          <w:spacing w:val="4"/>
          <w:cs/>
        </w:rPr>
        <w:t xml:space="preserve">(ถ้ามี) </w:t>
      </w:r>
      <w:r w:rsidR="00262585" w:rsidRPr="00C90C81">
        <w:rPr>
          <w:spacing w:val="4"/>
          <w:cs/>
        </w:rPr>
        <w:t>และ</w:t>
      </w:r>
      <w:r w:rsidR="001407C3" w:rsidRPr="00C90C81">
        <w:rPr>
          <w:spacing w:val="4"/>
          <w:cs/>
        </w:rPr>
        <w:t>มีวัตถุประสงค์ใน</w:t>
      </w:r>
      <w:r w:rsidR="001407C3" w:rsidRPr="008F7995">
        <w:rPr>
          <w:cs/>
        </w:rPr>
        <w:t>การประกอบธุรกิจ</w:t>
      </w:r>
      <w:r w:rsidR="00DD2BD4" w:rsidRPr="008F7995">
        <w:rPr>
          <w:spacing w:val="-2"/>
          <w:cs/>
        </w:rPr>
        <w:t>เพื่อการดำเนิน</w:t>
      </w:r>
      <w:r w:rsidR="001407C3" w:rsidRPr="008F7995">
        <w:rPr>
          <w:cs/>
        </w:rPr>
        <w:t>งานตามโครงการฯ</w:t>
      </w:r>
      <w:r w:rsidR="00B0019A" w:rsidRPr="008F7995">
        <w:rPr>
          <w:cs/>
        </w:rPr>
        <w:t xml:space="preserve"> </w:t>
      </w:r>
      <w:r w:rsidR="00DD2BD4" w:rsidRPr="008F7995">
        <w:rPr>
          <w:cs/>
        </w:rPr>
        <w:t>และประกอบ</w:t>
      </w:r>
      <w:r w:rsidR="00F3559F" w:rsidRPr="008F7995">
        <w:rPr>
          <w:cs/>
        </w:rPr>
        <w:t>ธุรกิจด้วยวัตถุประสงค์ดังกล่าว</w:t>
      </w:r>
      <w:r w:rsidR="00B0019A" w:rsidRPr="008F7995">
        <w:rPr>
          <w:cs/>
        </w:rPr>
        <w:t xml:space="preserve">มาอย่างต่อเนื่องไม่น้อยกว่า </w:t>
      </w:r>
      <w:commentRangeStart w:id="6"/>
      <w:r w:rsidR="009C29E3" w:rsidRPr="008F7995">
        <w:rPr>
          <w:highlight w:val="yellow"/>
          <w:cs/>
        </w:rPr>
        <w:t>......................</w:t>
      </w:r>
      <w:r w:rsidR="009C29E3" w:rsidRPr="007A56BC">
        <w:rPr>
          <w:cs/>
        </w:rPr>
        <w:t xml:space="preserve"> </w:t>
      </w:r>
      <w:r w:rsidR="009C29E3" w:rsidRPr="008F7995">
        <w:rPr>
          <w:highlight w:val="yellow"/>
          <w:cs/>
        </w:rPr>
        <w:t>(.................)</w:t>
      </w:r>
      <w:r w:rsidR="00B0019A" w:rsidRPr="008F7995">
        <w:rPr>
          <w:cs/>
        </w:rPr>
        <w:t xml:space="preserve"> </w:t>
      </w:r>
      <w:commentRangeEnd w:id="6"/>
      <w:r w:rsidR="009B513A" w:rsidRPr="008F7995">
        <w:rPr>
          <w:rStyle w:val="CommentReference"/>
          <w:sz w:val="28"/>
          <w:szCs w:val="28"/>
          <w:cs/>
        </w:rPr>
        <w:commentReference w:id="6"/>
      </w:r>
      <w:r w:rsidR="00B0019A" w:rsidRPr="008F7995">
        <w:rPr>
          <w:cs/>
        </w:rPr>
        <w:t xml:space="preserve">ปี </w:t>
      </w:r>
      <w:r w:rsidR="00DD2BD4" w:rsidRPr="008F7995">
        <w:rPr>
          <w:cs/>
        </w:rPr>
        <w:t>ก่อนวันยื่น</w:t>
      </w:r>
      <w:r w:rsidR="00024DE5" w:rsidRPr="008F7995">
        <w:rPr>
          <w:cs/>
        </w:rPr>
        <w:t>ข้อ</w:t>
      </w:r>
      <w:r w:rsidR="00DD2BD4" w:rsidRPr="008F7995">
        <w:rPr>
          <w:cs/>
        </w:rPr>
        <w:t>เสนองาน</w:t>
      </w:r>
    </w:p>
    <w:p w14:paraId="4EF3C33C" w14:textId="726BF7CD" w:rsidR="001407C3" w:rsidRPr="008F7995" w:rsidRDefault="007E788D" w:rsidP="00CB7779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3.1.2</w:t>
      </w:r>
      <w:r w:rsidRPr="008F7995">
        <w:tab/>
      </w:r>
      <w:commentRangeStart w:id="7"/>
      <w:r w:rsidRPr="008F7995">
        <w:rPr>
          <w:cs/>
        </w:rPr>
        <w:t>ต้องมี</w:t>
      </w:r>
      <w:r w:rsidR="001407C3" w:rsidRPr="008F7995">
        <w:rPr>
          <w:cs/>
        </w:rPr>
        <w:t>ทุนจดทะเบียน</w:t>
      </w:r>
      <w:r w:rsidR="00897D43" w:rsidRPr="008F7995">
        <w:rPr>
          <w:cs/>
        </w:rPr>
        <w:t xml:space="preserve"> </w:t>
      </w:r>
      <w:r w:rsidR="00897D43" w:rsidRPr="008F7995">
        <w:rPr>
          <w:spacing w:val="4"/>
          <w:cs/>
        </w:rPr>
        <w:t>จำนวน</w:t>
      </w:r>
      <w:r w:rsidR="001407C3" w:rsidRPr="008F7995">
        <w:rPr>
          <w:cs/>
        </w:rPr>
        <w:t xml:space="preserve">ไม่น้อยกว่า </w:t>
      </w:r>
      <w:r w:rsidR="001407C3" w:rsidRPr="008F7995">
        <w:rPr>
          <w:highlight w:val="yellow"/>
          <w:cs/>
        </w:rPr>
        <w:t>......................</w:t>
      </w:r>
      <w:r w:rsidR="009C29E3" w:rsidRPr="007A56BC">
        <w:rPr>
          <w:cs/>
        </w:rPr>
        <w:t xml:space="preserve"> </w:t>
      </w:r>
      <w:r w:rsidR="00543A8D" w:rsidRPr="008F7995">
        <w:rPr>
          <w:highlight w:val="yellow"/>
          <w:cs/>
        </w:rPr>
        <w:t>(.................)</w:t>
      </w:r>
      <w:r w:rsidR="001407C3" w:rsidRPr="008F7995">
        <w:rPr>
          <w:cs/>
        </w:rPr>
        <w:t xml:space="preserve"> บาท</w:t>
      </w:r>
      <w:commentRangeEnd w:id="7"/>
      <w:r w:rsidR="005A247C" w:rsidRPr="008F7995">
        <w:rPr>
          <w:rStyle w:val="CommentReference"/>
          <w:sz w:val="28"/>
          <w:szCs w:val="28"/>
          <w:cs/>
        </w:rPr>
        <w:commentReference w:id="7"/>
      </w:r>
    </w:p>
    <w:p w14:paraId="7895A98A" w14:textId="43D4B721" w:rsidR="001407C3" w:rsidRPr="008F7995" w:rsidRDefault="001407C3" w:rsidP="00CB7779">
      <w:pPr>
        <w:spacing w:before="120" w:after="0" w:line="240" w:lineRule="auto"/>
        <w:ind w:left="1800" w:hanging="720"/>
        <w:jc w:val="thaiDistribute"/>
      </w:pPr>
      <w:r w:rsidRPr="008F7995">
        <w:t>3.1.3</w:t>
      </w:r>
      <w:r w:rsidRPr="008F7995">
        <w:tab/>
      </w:r>
      <w:r w:rsidRPr="008F7995">
        <w:rPr>
          <w:spacing w:val="4"/>
          <w:cs/>
        </w:rPr>
        <w:t>ต้อง</w:t>
      </w:r>
      <w:r w:rsidR="00BF2BB3" w:rsidRPr="008F7995">
        <w:rPr>
          <w:spacing w:val="4"/>
          <w:cs/>
        </w:rPr>
        <w:t xml:space="preserve">มีประสบการณ์ </w:t>
      </w:r>
      <w:r w:rsidR="00B0019A" w:rsidRPr="008F7995">
        <w:rPr>
          <w:spacing w:val="4"/>
          <w:cs/>
        </w:rPr>
        <w:t>หรือ</w:t>
      </w:r>
      <w:r w:rsidR="00BF2BB3" w:rsidRPr="008F7995">
        <w:rPr>
          <w:spacing w:val="4"/>
          <w:cs/>
        </w:rPr>
        <w:t>ผลงาน</w:t>
      </w:r>
      <w:r w:rsidR="00B0019A" w:rsidRPr="008F7995">
        <w:rPr>
          <w:spacing w:val="4"/>
          <w:cs/>
        </w:rPr>
        <w:t>ที่ผ่านมาในลักษณะ</w:t>
      </w:r>
      <w:r w:rsidR="00DD2BD4" w:rsidRPr="008F7995">
        <w:rPr>
          <w:spacing w:val="4"/>
          <w:cs/>
        </w:rPr>
        <w:t>เดียวกันหรือ</w:t>
      </w:r>
      <w:r w:rsidR="00B0019A" w:rsidRPr="008F7995">
        <w:rPr>
          <w:spacing w:val="4"/>
          <w:cs/>
        </w:rPr>
        <w:t xml:space="preserve">ใกล้เคียงกับงานตามโครงการฯ </w:t>
      </w:r>
      <w:r w:rsidR="00E60295" w:rsidRPr="008F7995">
        <w:rPr>
          <w:spacing w:val="4"/>
          <w:cs/>
        </w:rPr>
        <w:t>จำนวน</w:t>
      </w:r>
      <w:r w:rsidR="00543A8D" w:rsidRPr="008F7995">
        <w:rPr>
          <w:spacing w:val="4"/>
          <w:cs/>
        </w:rPr>
        <w:t>ไม่</w:t>
      </w:r>
      <w:r w:rsidR="009C29E3" w:rsidRPr="008F7995">
        <w:rPr>
          <w:cs/>
        </w:rPr>
        <w:t>น้อยกว่า</w:t>
      </w:r>
      <w:r w:rsidR="00543A8D" w:rsidRPr="008F7995">
        <w:rPr>
          <w:cs/>
        </w:rPr>
        <w:t xml:space="preserve"> </w:t>
      </w:r>
      <w:commentRangeStart w:id="8"/>
      <w:r w:rsidR="009C29E3" w:rsidRPr="008F7995">
        <w:rPr>
          <w:highlight w:val="yellow"/>
          <w:cs/>
        </w:rPr>
        <w:t>......................</w:t>
      </w:r>
      <w:r w:rsidR="009C29E3" w:rsidRPr="007A56BC">
        <w:rPr>
          <w:cs/>
        </w:rPr>
        <w:t xml:space="preserve"> </w:t>
      </w:r>
      <w:r w:rsidR="009C29E3" w:rsidRPr="008F7995">
        <w:rPr>
          <w:highlight w:val="yellow"/>
          <w:cs/>
        </w:rPr>
        <w:t>(.................)</w:t>
      </w:r>
      <w:r w:rsidR="00543A8D" w:rsidRPr="008F7995">
        <w:rPr>
          <w:cs/>
        </w:rPr>
        <w:t xml:space="preserve"> </w:t>
      </w:r>
      <w:commentRangeEnd w:id="8"/>
      <w:r w:rsidR="009B513A" w:rsidRPr="008F7995">
        <w:rPr>
          <w:rStyle w:val="CommentReference"/>
          <w:sz w:val="28"/>
          <w:szCs w:val="28"/>
          <w:cs/>
        </w:rPr>
        <w:commentReference w:id="8"/>
      </w:r>
      <w:r w:rsidR="00543A8D" w:rsidRPr="008F7995">
        <w:rPr>
          <w:cs/>
        </w:rPr>
        <w:t xml:space="preserve">ราย </w:t>
      </w:r>
    </w:p>
    <w:p w14:paraId="3531E171" w14:textId="4B0E55E4" w:rsidR="00F84F3E" w:rsidRPr="008F7995" w:rsidRDefault="001407C3" w:rsidP="00CB7779">
      <w:pPr>
        <w:pStyle w:val="Heading2"/>
        <w:numPr>
          <w:ilvl w:val="0"/>
          <w:numId w:val="0"/>
        </w:numPr>
        <w:spacing w:before="120"/>
        <w:ind w:left="1800" w:hanging="720"/>
        <w:rPr>
          <w:rFonts w:cs="Browallia New"/>
          <w:color w:val="auto"/>
          <w:sz w:val="28"/>
          <w:szCs w:val="28"/>
          <w:highlight w:val="yellow"/>
          <w:cs/>
        </w:rPr>
      </w:pPr>
      <w:commentRangeStart w:id="9"/>
      <w:r w:rsidRPr="008F7995">
        <w:rPr>
          <w:rFonts w:cs="Browallia New"/>
          <w:color w:val="auto"/>
          <w:sz w:val="28"/>
          <w:szCs w:val="28"/>
          <w:highlight w:val="yellow"/>
        </w:rPr>
        <w:t>3.1.</w:t>
      </w:r>
      <w:r w:rsidR="00B374A0" w:rsidRPr="008F7995">
        <w:rPr>
          <w:rFonts w:cs="Browallia New"/>
          <w:color w:val="auto"/>
          <w:sz w:val="28"/>
          <w:szCs w:val="28"/>
          <w:highlight w:val="yellow"/>
        </w:rPr>
        <w:t>4</w:t>
      </w:r>
      <w:r w:rsidRPr="008F7995">
        <w:rPr>
          <w:rFonts w:cs="Browallia New"/>
          <w:color w:val="auto"/>
          <w:spacing w:val="8"/>
          <w:sz w:val="28"/>
          <w:szCs w:val="28"/>
          <w:highlight w:val="yellow"/>
        </w:rPr>
        <w:tab/>
      </w:r>
      <w:r w:rsidR="00DD2BD4" w:rsidRPr="008F7995">
        <w:rPr>
          <w:rFonts w:cs="Browallia New"/>
          <w:color w:val="auto"/>
          <w:spacing w:val="8"/>
          <w:sz w:val="28"/>
          <w:szCs w:val="28"/>
          <w:highlight w:val="yellow"/>
        </w:rPr>
        <w:t>[</w:t>
      </w:r>
      <w:r w:rsidR="00F84F3E" w:rsidRPr="008F7995">
        <w:rPr>
          <w:rFonts w:cs="Browallia New"/>
          <w:color w:val="auto"/>
          <w:spacing w:val="8"/>
          <w:sz w:val="28"/>
          <w:szCs w:val="28"/>
          <w:highlight w:val="yellow"/>
          <w:cs/>
        </w:rPr>
        <w:t>ต้องเป็นตัวแทนในการจำหน่ายผลิตภัณฑ์ที่นำเสนออย่างเป็นทางการ</w:t>
      </w:r>
      <w:r w:rsidR="00001AAC" w:rsidRPr="008F7995">
        <w:rPr>
          <w:rFonts w:cs="Browallia New"/>
          <w:color w:val="auto"/>
          <w:spacing w:val="8"/>
          <w:sz w:val="28"/>
          <w:szCs w:val="28"/>
          <w:highlight w:val="yellow"/>
          <w:cs/>
        </w:rPr>
        <w:t xml:space="preserve"> และมี</w:t>
      </w:r>
      <w:r w:rsidR="00001AAC" w:rsidRPr="008F7995">
        <w:rPr>
          <w:rFonts w:cs="Browallia New"/>
          <w:sz w:val="28"/>
          <w:szCs w:val="28"/>
          <w:highlight w:val="yellow"/>
          <w:cs/>
        </w:rPr>
        <w:t>หนังสือรับรองจากเจ้าของผลิตภัณฑ์</w:t>
      </w:r>
      <w:r w:rsidR="00DD2BD4" w:rsidRPr="008F7995">
        <w:rPr>
          <w:rFonts w:cs="Browallia New"/>
          <w:sz w:val="28"/>
          <w:szCs w:val="28"/>
          <w:highlight w:val="yellow"/>
        </w:rPr>
        <w:t>]</w:t>
      </w:r>
      <w:commentRangeEnd w:id="9"/>
      <w:r w:rsidR="006606E1" w:rsidRPr="008F7995">
        <w:rPr>
          <w:rStyle w:val="CommentReference"/>
          <w:rFonts w:cs="Browallia New"/>
          <w:color w:val="auto"/>
          <w:sz w:val="28"/>
          <w:szCs w:val="28"/>
          <w:highlight w:val="yellow"/>
          <w:cs/>
        </w:rPr>
        <w:commentReference w:id="9"/>
      </w:r>
    </w:p>
    <w:p w14:paraId="3E03AA00" w14:textId="7A7B49B8" w:rsidR="003E6107" w:rsidRPr="008F7995" w:rsidRDefault="00DD2BD4" w:rsidP="00DC2E89">
      <w:pPr>
        <w:spacing w:before="120" w:after="0" w:line="240" w:lineRule="auto"/>
        <w:ind w:left="1800" w:hanging="720"/>
      </w:pPr>
      <w:r w:rsidRPr="008F7995">
        <w:rPr>
          <w:rFonts w:eastAsiaTheme="majorEastAsia"/>
          <w:highlight w:val="yellow"/>
        </w:rPr>
        <w:t>3.1.</w:t>
      </w:r>
      <w:r w:rsidR="002404B6">
        <w:rPr>
          <w:rFonts w:eastAsiaTheme="majorEastAsia"/>
          <w:highlight w:val="yellow"/>
        </w:rPr>
        <w:t>5</w:t>
      </w:r>
      <w:r w:rsidRPr="008F7995">
        <w:rPr>
          <w:rFonts w:eastAsiaTheme="majorEastAsia"/>
          <w:highlight w:val="yellow"/>
        </w:rPr>
        <w:tab/>
      </w:r>
      <w:commentRangeStart w:id="10"/>
      <w:r w:rsidRPr="008F7995">
        <w:rPr>
          <w:rFonts w:eastAsiaTheme="majorEastAsia"/>
          <w:highlight w:val="yellow"/>
        </w:rPr>
        <w:t>[</w:t>
      </w:r>
      <w:r w:rsidR="005A247C">
        <w:rPr>
          <w:rFonts w:ascii="Arial" w:hAnsi="Arial" w:cs="Arial"/>
          <w:spacing w:val="6"/>
          <w:highlight w:val="yellow"/>
        </w:rPr>
        <w:t>●</w:t>
      </w:r>
      <w:r w:rsidRPr="008F7995">
        <w:rPr>
          <w:rFonts w:eastAsiaTheme="majorEastAsia"/>
          <w:highlight w:val="yellow"/>
        </w:rPr>
        <w:t>]</w:t>
      </w:r>
      <w:commentRangeEnd w:id="10"/>
      <w:r w:rsidR="005A247C" w:rsidRPr="008F7995">
        <w:rPr>
          <w:rStyle w:val="CommentReference"/>
          <w:sz w:val="28"/>
          <w:szCs w:val="28"/>
        </w:rPr>
        <w:commentReference w:id="10"/>
      </w:r>
    </w:p>
    <w:p w14:paraId="537F1576" w14:textId="77777777" w:rsidR="00E42B4E" w:rsidRPr="008F7995" w:rsidRDefault="00E42B4E" w:rsidP="00C90C81">
      <w:pPr>
        <w:spacing w:before="120" w:after="0" w:line="240" w:lineRule="auto"/>
        <w:ind w:left="1078" w:hanging="538"/>
        <w:rPr>
          <w:b/>
          <w:bCs/>
        </w:rPr>
      </w:pPr>
      <w:r w:rsidRPr="008F7995">
        <w:rPr>
          <w:b/>
          <w:bCs/>
        </w:rPr>
        <w:lastRenderedPageBreak/>
        <w:t>3.2</w:t>
      </w:r>
      <w:r w:rsidRPr="008F7995">
        <w:rPr>
          <w:b/>
          <w:bCs/>
        </w:rPr>
        <w:tab/>
      </w:r>
      <w:r w:rsidRPr="008F7995">
        <w:rPr>
          <w:b/>
          <w:bCs/>
          <w:cs/>
        </w:rPr>
        <w:t>คุณสมบัติทั่วไป</w:t>
      </w:r>
    </w:p>
    <w:p w14:paraId="3A4991C6" w14:textId="77777777" w:rsidR="00DD2BD4" w:rsidRPr="008F7995" w:rsidRDefault="00E42B4E" w:rsidP="00DD2BD4">
      <w:pPr>
        <w:pStyle w:val="Heading2"/>
        <w:numPr>
          <w:ilvl w:val="0"/>
          <w:numId w:val="0"/>
        </w:numPr>
        <w:spacing w:before="120"/>
        <w:ind w:left="1800" w:hanging="720"/>
        <w:rPr>
          <w:rFonts w:cs="Browallia New"/>
          <w:sz w:val="28"/>
          <w:szCs w:val="28"/>
        </w:rPr>
      </w:pPr>
      <w:r w:rsidRPr="008F7995">
        <w:rPr>
          <w:rFonts w:cs="Browallia New"/>
          <w:sz w:val="28"/>
          <w:szCs w:val="28"/>
        </w:rPr>
        <w:t>3.2.1</w:t>
      </w:r>
      <w:r w:rsidR="007E788D" w:rsidRPr="008F7995">
        <w:rPr>
          <w:rFonts w:cs="Browallia New"/>
          <w:sz w:val="28"/>
          <w:szCs w:val="28"/>
        </w:rPr>
        <w:tab/>
      </w:r>
      <w:r w:rsidR="00DD2BD4" w:rsidRPr="008F7995">
        <w:rPr>
          <w:rFonts w:cs="Browallia New"/>
          <w:sz w:val="28"/>
          <w:szCs w:val="28"/>
          <w:cs/>
        </w:rPr>
        <w:t xml:space="preserve">ต้องมีสภาพเป็นนิติบุคคลโดยสมบูรณ์ภายใต้กฎหมายที่เกี่ยวข้องและมีอำนาจในการเข้าทำและปฏิบัติงานตามโครงการฯ </w:t>
      </w:r>
    </w:p>
    <w:p w14:paraId="336A39AA" w14:textId="66C80BA5" w:rsidR="00DD2BD4" w:rsidRPr="008F7995" w:rsidRDefault="00DD2BD4" w:rsidP="00DD2BD4">
      <w:pPr>
        <w:pStyle w:val="ListParagraph"/>
        <w:numPr>
          <w:ilvl w:val="2"/>
          <w:numId w:val="44"/>
        </w:numPr>
        <w:spacing w:before="120" w:after="0" w:line="240" w:lineRule="auto"/>
        <w:contextualSpacing w:val="0"/>
        <w:jc w:val="thaiDistribute"/>
      </w:pPr>
      <w:r w:rsidRPr="008F7995">
        <w:rPr>
          <w:spacing w:val="4"/>
          <w:cs/>
        </w:rPr>
        <w:t>ต้องมีฐานะทางการเงินที่มั่นคง ไม่เป็นหรือมีแนวโน้มที่จะเป็นบุคคลที่มีหนี้สินล้นพ้นตัว หรือ</w:t>
      </w:r>
      <w:r w:rsidRPr="008F7995">
        <w:rPr>
          <w:cs/>
        </w:rPr>
        <w:t>ถูก</w:t>
      </w:r>
      <w:r w:rsidRPr="008F7995">
        <w:rPr>
          <w:spacing w:val="4"/>
          <w:cs/>
        </w:rPr>
        <w:t xml:space="preserve">ศาลมีคำสั่งพิทักษ์ทรัพย์ (ไม่ว่าเด็ดขาดหรือชั่วคราว) หรือเป็นบุคคลล้มละลาย หรืออยู่ในภาวะปรับโครงสร้างหนี้หรือฟื้นฟูกิจการ </w:t>
      </w:r>
      <w:r w:rsidRPr="008F7995">
        <w:rPr>
          <w:cs/>
        </w:rPr>
        <w:t>หรือศาลในคดีฟื้นฟูกิจการมีคำสั่งรับคำร้องขอฟื้นฟูกิจการ รวมถึงไม่เคยมีประวัติที่เคยตกอยู่ในสถานะดังกล่าว</w:t>
      </w:r>
    </w:p>
    <w:p w14:paraId="4F9CAAF8" w14:textId="40734791" w:rsidR="00DD2BD4" w:rsidRPr="008F7995" w:rsidRDefault="00DD2BD4" w:rsidP="00D66A1D">
      <w:pPr>
        <w:pStyle w:val="ListParagraph"/>
        <w:numPr>
          <w:ilvl w:val="2"/>
          <w:numId w:val="44"/>
        </w:numPr>
        <w:spacing w:before="120" w:after="0" w:line="240" w:lineRule="auto"/>
        <w:contextualSpacing w:val="0"/>
        <w:jc w:val="thaiDistribute"/>
      </w:pPr>
      <w:r w:rsidRPr="008F7995">
        <w:rPr>
          <w:spacing w:val="-2"/>
          <w:cs/>
        </w:rPr>
        <w:t xml:space="preserve">ต้องได้รับใบอนุญาตประกอบกิจการ ใบอนุญาตประกอบวิชาชีพ ใบรับรอง หรือการอนุญาตใด ๆ ที่จำเป็นสำหรับการปฏิบัติงานตามโครงการฯ ตามกฎหมายที่เกี่ยวข้อง </w:t>
      </w:r>
    </w:p>
    <w:p w14:paraId="4D6730AD" w14:textId="056468AE" w:rsidR="00F84F3E" w:rsidRPr="008F7995" w:rsidRDefault="00DD2BD4" w:rsidP="00CB7779">
      <w:pPr>
        <w:pStyle w:val="Heading2"/>
        <w:numPr>
          <w:ilvl w:val="0"/>
          <w:numId w:val="0"/>
        </w:numPr>
        <w:spacing w:before="120"/>
        <w:ind w:left="1800" w:hanging="720"/>
        <w:rPr>
          <w:rFonts w:cs="Browallia New"/>
          <w:sz w:val="28"/>
          <w:szCs w:val="28"/>
        </w:rPr>
      </w:pPr>
      <w:r w:rsidRPr="008F7995">
        <w:rPr>
          <w:rFonts w:cs="Browallia New"/>
          <w:sz w:val="28"/>
          <w:szCs w:val="28"/>
        </w:rPr>
        <w:t>3.2.4</w:t>
      </w:r>
      <w:r w:rsidRPr="008F7995">
        <w:rPr>
          <w:rFonts w:cs="Browallia New"/>
          <w:sz w:val="28"/>
          <w:szCs w:val="28"/>
        </w:rPr>
        <w:tab/>
      </w:r>
      <w:r w:rsidR="007E788D" w:rsidRPr="008F7995">
        <w:rPr>
          <w:rFonts w:cs="Browallia New"/>
          <w:sz w:val="28"/>
          <w:szCs w:val="28"/>
          <w:cs/>
        </w:rPr>
        <w:t>ต้องไม่เป็นผู้ที่ถูกระบุชื่อไว้ในบัญชีรายชื่อผู้ทิ้งงานของทางราชการ</w:t>
      </w:r>
      <w:r w:rsidR="008004F6" w:rsidRPr="008F7995">
        <w:rPr>
          <w:rFonts w:cs="Browallia New"/>
          <w:sz w:val="28"/>
          <w:szCs w:val="28"/>
          <w:cs/>
        </w:rPr>
        <w:t xml:space="preserve"> </w:t>
      </w:r>
      <w:r w:rsidR="007E788D" w:rsidRPr="008F7995">
        <w:rPr>
          <w:rFonts w:cs="Browallia New"/>
          <w:sz w:val="28"/>
          <w:szCs w:val="28"/>
          <w:cs/>
        </w:rPr>
        <w:t xml:space="preserve">และได้แจ้งเวียนชื่อแล้ว หรือไม่เป็นผู้ที่ได้รับผลของการสั่งให้นิติบุคคลอื่นเป็นผู้ทิ้งงานตามระเบียบของทางราชการ </w:t>
      </w:r>
      <w:r w:rsidR="00977321" w:rsidRPr="008F7995">
        <w:rPr>
          <w:rFonts w:cs="Browallia New"/>
          <w:spacing w:val="4"/>
          <w:sz w:val="28"/>
          <w:szCs w:val="28"/>
          <w:cs/>
        </w:rPr>
        <w:t>และไม่</w:t>
      </w:r>
      <w:r w:rsidR="007E788D" w:rsidRPr="008F7995">
        <w:rPr>
          <w:rFonts w:cs="Browallia New"/>
          <w:spacing w:val="4"/>
          <w:sz w:val="28"/>
          <w:szCs w:val="28"/>
          <w:cs/>
        </w:rPr>
        <w:t>เป็นผู้ที่ตลาดหลักทรัพย์</w:t>
      </w:r>
      <w:r w:rsidR="00857951">
        <w:rPr>
          <w:rFonts w:cs="Browallia New" w:hint="cs"/>
          <w:spacing w:val="4"/>
          <w:sz w:val="28"/>
          <w:szCs w:val="28"/>
          <w:cs/>
        </w:rPr>
        <w:t>หรือ</w:t>
      </w:r>
      <w:r w:rsidR="00C1233B" w:rsidRPr="008F7995">
        <w:rPr>
          <w:rFonts w:cs="Browallia New"/>
          <w:spacing w:val="4"/>
          <w:sz w:val="28"/>
          <w:szCs w:val="28"/>
          <w:cs/>
        </w:rPr>
        <w:t>บริษัทย่อยของตลาดหลักทรัพย์</w:t>
      </w:r>
      <w:r w:rsidR="007E788D" w:rsidRPr="008F7995">
        <w:rPr>
          <w:rFonts w:cs="Browallia New"/>
          <w:spacing w:val="4"/>
          <w:sz w:val="28"/>
          <w:szCs w:val="28"/>
          <w:cs/>
        </w:rPr>
        <w:t>ระบุชื่อให้เป็นผู้ทิ้งงาน</w:t>
      </w:r>
      <w:r w:rsidR="00F84F3E" w:rsidRPr="008F7995">
        <w:rPr>
          <w:rFonts w:cs="Browallia New"/>
          <w:spacing w:val="4"/>
          <w:sz w:val="28"/>
          <w:szCs w:val="28"/>
          <w:cs/>
        </w:rPr>
        <w:t xml:space="preserve"> </w:t>
      </w:r>
      <w:r w:rsidRPr="008F7995">
        <w:rPr>
          <w:rFonts w:cs="Browallia New"/>
          <w:sz w:val="28"/>
          <w:szCs w:val="28"/>
          <w:cs/>
        </w:rPr>
        <w:t>หรือมีหนี้สินค้างชำระ</w:t>
      </w:r>
      <w:r w:rsidR="005D0DFB" w:rsidRPr="008F7995">
        <w:rPr>
          <w:rFonts w:cs="Browallia New"/>
          <w:sz w:val="28"/>
          <w:szCs w:val="28"/>
          <w:cs/>
        </w:rPr>
        <w:t>กับตลาดหลักทรัพย์</w:t>
      </w:r>
      <w:r w:rsidR="00857951" w:rsidRPr="00857951">
        <w:rPr>
          <w:rFonts w:cs="Browallia New"/>
          <w:sz w:val="28"/>
          <w:szCs w:val="28"/>
          <w:cs/>
        </w:rPr>
        <w:t>หรือบริษัทย่อยของตลาดหลักทรัพย์</w:t>
      </w:r>
      <w:r w:rsidRPr="008F7995">
        <w:rPr>
          <w:rFonts w:cs="Browallia New"/>
          <w:sz w:val="28"/>
          <w:szCs w:val="28"/>
          <w:cs/>
        </w:rPr>
        <w:t xml:space="preserve"> และไม่เป็นผู้ที่มีข้อพิพาทกับตลาดหลักทรัพย์</w:t>
      </w:r>
      <w:r w:rsidR="00857951" w:rsidRPr="00857951">
        <w:rPr>
          <w:rFonts w:cs="Browallia New"/>
          <w:sz w:val="28"/>
          <w:szCs w:val="28"/>
          <w:cs/>
        </w:rPr>
        <w:t>หรือบริษัทย่อยของตลาดหลักทรัพย์</w:t>
      </w:r>
      <w:r w:rsidRPr="008F7995">
        <w:rPr>
          <w:rFonts w:cs="Browallia New"/>
          <w:sz w:val="28"/>
          <w:szCs w:val="28"/>
          <w:cs/>
        </w:rPr>
        <w:t>ที่อยู่ในกระบวนการของศาลหรืออนุญาโตตุลาการในขณะที่ยื่น</w:t>
      </w:r>
      <w:r w:rsidR="004D5690" w:rsidRPr="008F7995">
        <w:rPr>
          <w:rFonts w:cs="Browallia New"/>
          <w:sz w:val="28"/>
          <w:szCs w:val="28"/>
          <w:cs/>
        </w:rPr>
        <w:t>ข้อ</w:t>
      </w:r>
      <w:r w:rsidRPr="008F7995">
        <w:rPr>
          <w:rFonts w:cs="Browallia New"/>
          <w:sz w:val="28"/>
          <w:szCs w:val="28"/>
          <w:cs/>
        </w:rPr>
        <w:t>เสนอ</w:t>
      </w:r>
      <w:r w:rsidR="004D5690" w:rsidRPr="008F7995">
        <w:rPr>
          <w:rFonts w:cs="Browallia New"/>
          <w:sz w:val="28"/>
          <w:szCs w:val="28"/>
          <w:cs/>
        </w:rPr>
        <w:t>งาน</w:t>
      </w:r>
    </w:p>
    <w:p w14:paraId="0FF9B642" w14:textId="394A9BFC" w:rsidR="002F4A2B" w:rsidRPr="008F7995" w:rsidRDefault="007E788D" w:rsidP="00CB7779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3.2.</w:t>
      </w:r>
      <w:r w:rsidR="00DD2BD4" w:rsidRPr="008F7995">
        <w:t>5</w:t>
      </w:r>
      <w:r w:rsidRPr="008F7995">
        <w:tab/>
      </w:r>
      <w:r w:rsidR="002F4A2B" w:rsidRPr="00127735">
        <w:rPr>
          <w:spacing w:val="4"/>
          <w:cs/>
        </w:rPr>
        <w:t>ต้อง</w:t>
      </w:r>
      <w:r w:rsidR="005D0DFB" w:rsidRPr="00127735">
        <w:rPr>
          <w:spacing w:val="4"/>
          <w:cs/>
        </w:rPr>
        <w:t>ไม่มีผลประโยชน์ร่วมกันกับผู้เสนองานรายอื่น หรือ</w:t>
      </w:r>
      <w:r w:rsidR="002F4A2B" w:rsidRPr="00127735">
        <w:rPr>
          <w:spacing w:val="4"/>
          <w:cs/>
        </w:rPr>
        <w:t>ไม่มี</w:t>
      </w:r>
      <w:r w:rsidR="00B407E3" w:rsidRPr="00127735">
        <w:rPr>
          <w:spacing w:val="4"/>
          <w:cs/>
        </w:rPr>
        <w:t>กรรมการ ผู้บริหาร ผู้มีอำนาจใน</w:t>
      </w:r>
      <w:r w:rsidR="00B407E3" w:rsidRPr="00F2075B">
        <w:rPr>
          <w:cs/>
        </w:rPr>
        <w:t>การจัดการ หรือผู้มีส่วนได้เสียในนิติบุ</w:t>
      </w:r>
      <w:r w:rsidR="00B407E3" w:rsidRPr="00762846">
        <w:rPr>
          <w:cs/>
        </w:rPr>
        <w:t>คคล</w:t>
      </w:r>
      <w:r w:rsidR="002D5943" w:rsidRPr="00127735">
        <w:rPr>
          <w:cs/>
        </w:rPr>
        <w:t>ของผู้เส</w:t>
      </w:r>
      <w:r w:rsidR="003D0F19" w:rsidRPr="00127735">
        <w:rPr>
          <w:cs/>
        </w:rPr>
        <w:t>น</w:t>
      </w:r>
      <w:r w:rsidR="002D5943" w:rsidRPr="00127735">
        <w:rPr>
          <w:cs/>
        </w:rPr>
        <w:t>องาน</w:t>
      </w:r>
      <w:r w:rsidR="002F4A2B" w:rsidRPr="00127735">
        <w:rPr>
          <w:cs/>
        </w:rPr>
        <w:t>เป็นกรรมการ ผู้บริหาร ผู้มีอำนาจในการจัดการ หรือผู้มีส่วนได้เสียในนิติบุคคลซึ่งเป็นผู้เสนองานราย</w:t>
      </w:r>
      <w:r w:rsidR="002F4A2B" w:rsidRPr="00F2075B">
        <w:rPr>
          <w:cs/>
        </w:rPr>
        <w:t>อื่น</w:t>
      </w:r>
      <w:r w:rsidR="00E540C8" w:rsidRPr="00762846">
        <w:rPr>
          <w:cs/>
        </w:rPr>
        <w:t>ในการเสนองานครั้งนี้</w:t>
      </w:r>
      <w:r w:rsidR="00402AB0" w:rsidRPr="007A56BC">
        <w:t xml:space="preserve"> </w:t>
      </w:r>
      <w:r w:rsidR="00402AB0" w:rsidRPr="007A56BC">
        <w:rPr>
          <w:cs/>
        </w:rPr>
        <w:t>และไม่เป็นผู้กระทำการอันเป็นการขัดขวางการแข่งขันอย่างเป็นธรรมในการ</w:t>
      </w:r>
      <w:r w:rsidR="00E2576E" w:rsidRPr="00857951">
        <w:rPr>
          <w:cs/>
        </w:rPr>
        <w:t>ประกวดราคา</w:t>
      </w:r>
      <w:r w:rsidR="00402AB0" w:rsidRPr="00857951">
        <w:rPr>
          <w:cs/>
        </w:rPr>
        <w:t>ครั้งนี้</w:t>
      </w:r>
    </w:p>
    <w:p w14:paraId="7C3E64D1" w14:textId="7E4EDBF9" w:rsidR="007E788D" w:rsidRDefault="002F4A2B" w:rsidP="00CB7779">
      <w:pPr>
        <w:spacing w:before="120" w:after="0" w:line="240" w:lineRule="auto"/>
        <w:ind w:left="1800" w:hanging="720"/>
        <w:jc w:val="thaiDistribute"/>
      </w:pPr>
      <w:r w:rsidRPr="008F7995">
        <w:t>3.2.</w:t>
      </w:r>
      <w:r w:rsidR="00DD2BD4" w:rsidRPr="008F7995">
        <w:t>6</w:t>
      </w:r>
      <w:r w:rsidRPr="008F7995">
        <w:tab/>
      </w:r>
      <w:r w:rsidR="007E788D" w:rsidRPr="008F7995">
        <w:rPr>
          <w:cs/>
        </w:rPr>
        <w:t>ต้องไม่เป็นผู้ได้รับเอกสิทธิ์ หรือความคุ้มกันซึ่งอาจปฏิเสธไม่ยอมขึ้นศาลไทย เว้นแต่รัฐบาลของผู้เ</w:t>
      </w:r>
      <w:r w:rsidR="006E6DCF" w:rsidRPr="008F7995">
        <w:rPr>
          <w:cs/>
        </w:rPr>
        <w:t>สนองาน</w:t>
      </w:r>
      <w:r w:rsidR="007E788D" w:rsidRPr="008F7995">
        <w:rPr>
          <w:cs/>
        </w:rPr>
        <w:t>รายนั้นได้มีคำสั่งให้สละเอกสิทธิ์และความคุ้มกันเช่นว่านั้นแล้ว</w:t>
      </w:r>
    </w:p>
    <w:p w14:paraId="02E46E28" w14:textId="77777777" w:rsidR="003E6107" w:rsidRPr="008F7995" w:rsidRDefault="003E6107" w:rsidP="00CB7779">
      <w:pPr>
        <w:spacing w:before="120" w:after="0" w:line="240" w:lineRule="auto"/>
        <w:ind w:left="1800" w:hanging="720"/>
        <w:jc w:val="thaiDistribute"/>
      </w:pPr>
    </w:p>
    <w:p w14:paraId="44E36BDC" w14:textId="2E52BB0D" w:rsidR="0094578F" w:rsidRPr="008F7995" w:rsidRDefault="0086642C" w:rsidP="00C90C81">
      <w:pPr>
        <w:pStyle w:val="xl27"/>
        <w:spacing w:before="0" w:beforeAutospacing="0" w:after="0" w:afterAutospacing="0"/>
        <w:ind w:left="540" w:hanging="540"/>
        <w:jc w:val="thaiDistribute"/>
        <w:rPr>
          <w:rFonts w:ascii="Browallia New" w:hAnsi="Browallia New" w:cs="Browallia New"/>
          <w:b/>
          <w:bCs/>
          <w:sz w:val="28"/>
          <w:szCs w:val="28"/>
        </w:rPr>
      </w:pPr>
      <w:r w:rsidRPr="008F7995">
        <w:rPr>
          <w:rFonts w:ascii="Browallia New" w:hAnsi="Browallia New" w:cs="Browallia New"/>
          <w:b/>
          <w:bCs/>
          <w:sz w:val="28"/>
          <w:szCs w:val="28"/>
        </w:rPr>
        <w:t>4.</w:t>
      </w:r>
      <w:r w:rsidRPr="008F7995">
        <w:rPr>
          <w:rFonts w:ascii="Browallia New" w:hAnsi="Browallia New" w:cs="Browallia New"/>
          <w:b/>
          <w:bCs/>
          <w:sz w:val="28"/>
          <w:szCs w:val="28"/>
        </w:rPr>
        <w:tab/>
      </w:r>
      <w:commentRangeStart w:id="11"/>
      <w:r w:rsidR="0094578F" w:rsidRPr="008F7995">
        <w:rPr>
          <w:rFonts w:ascii="Browallia New" w:hAnsi="Browallia New" w:cs="Browallia New"/>
          <w:b/>
          <w:bCs/>
          <w:sz w:val="28"/>
          <w:szCs w:val="28"/>
          <w:cs/>
        </w:rPr>
        <w:t>หลักประกันการเสนอราคา</w:t>
      </w:r>
      <w:r w:rsidR="008022E0" w:rsidRPr="008F7995">
        <w:rPr>
          <w:rFonts w:ascii="Browallia New" w:hAnsi="Browallia New" w:cs="Browallia New"/>
          <w:b/>
          <w:bCs/>
          <w:sz w:val="28"/>
          <w:szCs w:val="28"/>
          <w:cs/>
        </w:rPr>
        <w:t xml:space="preserve"> (</w:t>
      </w:r>
      <w:r w:rsidR="008022E0" w:rsidRPr="008F7995">
        <w:rPr>
          <w:rFonts w:ascii="Browallia New" w:hAnsi="Browallia New" w:cs="Browallia New"/>
          <w:b/>
          <w:bCs/>
          <w:sz w:val="28"/>
          <w:szCs w:val="28"/>
        </w:rPr>
        <w:t>Bid Bond)</w:t>
      </w:r>
      <w:commentRangeEnd w:id="11"/>
      <w:r w:rsidR="007D7198" w:rsidRPr="008F7995">
        <w:rPr>
          <w:rStyle w:val="CommentReference"/>
          <w:rFonts w:ascii="Browallia New" w:hAnsi="Browallia New" w:cs="Browallia New"/>
          <w:b/>
          <w:bCs/>
          <w:sz w:val="28"/>
          <w:szCs w:val="28"/>
        </w:rPr>
        <w:commentReference w:id="11"/>
      </w:r>
    </w:p>
    <w:p w14:paraId="18A26EA5" w14:textId="4D310C48" w:rsidR="00754940" w:rsidRPr="00017C00" w:rsidRDefault="00E27E6B" w:rsidP="00C90C81">
      <w:pPr>
        <w:spacing w:before="120" w:after="0" w:line="240" w:lineRule="auto"/>
        <w:ind w:left="540"/>
        <w:jc w:val="thaiDistribute"/>
        <w:rPr>
          <w:i/>
          <w:iCs/>
        </w:rPr>
      </w:pPr>
      <w:r w:rsidRPr="008F7995">
        <w:rPr>
          <w:i/>
          <w:iCs/>
        </w:rPr>
        <w:t>&lt;</w:t>
      </w:r>
      <w:r w:rsidR="00FB648D" w:rsidRPr="008F7995">
        <w:rPr>
          <w:i/>
          <w:iCs/>
        </w:rPr>
        <w:t>-</w:t>
      </w:r>
      <w:r w:rsidR="00FB648D" w:rsidRPr="008F7995">
        <w:rPr>
          <w:i/>
          <w:iCs/>
          <w:cs/>
        </w:rPr>
        <w:t>ไม่มี-</w:t>
      </w:r>
      <w:r w:rsidRPr="008F7995">
        <w:rPr>
          <w:i/>
          <w:iCs/>
        </w:rPr>
        <w:t>&gt;</w:t>
      </w:r>
    </w:p>
    <w:p w14:paraId="2F606CCD" w14:textId="757CB479" w:rsidR="00B11751" w:rsidRPr="006355BE" w:rsidRDefault="00017C00" w:rsidP="00C90C81">
      <w:pPr>
        <w:spacing w:before="120" w:after="0" w:line="240" w:lineRule="auto"/>
        <w:ind w:left="540"/>
        <w:jc w:val="thaiDistribute"/>
        <w:rPr>
          <w:highlight w:val="cyan"/>
        </w:rPr>
      </w:pPr>
      <w:r>
        <w:rPr>
          <w:highlight w:val="cyan"/>
        </w:rPr>
        <w:t>--</w:t>
      </w:r>
      <w:r w:rsidR="00B11751">
        <w:rPr>
          <w:highlight w:val="cyan"/>
        </w:rPr>
        <w:t>-------------------------------------------</w:t>
      </w:r>
      <w:r>
        <w:rPr>
          <w:highlight w:val="cyan"/>
        </w:rPr>
        <w:t>-</w:t>
      </w:r>
      <w:r w:rsidR="00B11751">
        <w:rPr>
          <w:highlight w:val="cyan"/>
        </w:rPr>
        <w:t>------------</w:t>
      </w:r>
      <w:r>
        <w:rPr>
          <w:highlight w:val="cyan"/>
        </w:rPr>
        <w:t>-</w:t>
      </w:r>
      <w:r w:rsidR="00B11751">
        <w:rPr>
          <w:highlight w:val="cyan"/>
        </w:rPr>
        <w:t>-------[</w:t>
      </w:r>
      <w:r w:rsidR="00B11751" w:rsidRPr="006355BE">
        <w:rPr>
          <w:highlight w:val="cyan"/>
          <w:cs/>
        </w:rPr>
        <w:t>หรือ</w:t>
      </w:r>
      <w:r w:rsidR="00B11751">
        <w:rPr>
          <w:highlight w:val="cyan"/>
        </w:rPr>
        <w:t>]--------</w:t>
      </w:r>
      <w:r>
        <w:rPr>
          <w:highlight w:val="cyan"/>
        </w:rPr>
        <w:t>----</w:t>
      </w:r>
      <w:r w:rsidR="00B11751">
        <w:rPr>
          <w:highlight w:val="cyan"/>
        </w:rPr>
        <w:t>-------------------------------------</w:t>
      </w:r>
      <w:r w:rsidR="00C90C81">
        <w:rPr>
          <w:highlight w:val="cyan"/>
        </w:rPr>
        <w:t>--</w:t>
      </w:r>
      <w:r w:rsidR="00B11751">
        <w:rPr>
          <w:highlight w:val="cyan"/>
        </w:rPr>
        <w:t>---------------</w:t>
      </w:r>
    </w:p>
    <w:p w14:paraId="61A3A432" w14:textId="50416507" w:rsidR="00F22496" w:rsidRPr="008F7995" w:rsidRDefault="00584060" w:rsidP="00C90C81">
      <w:pPr>
        <w:spacing w:before="120" w:after="0" w:line="240" w:lineRule="auto"/>
        <w:ind w:left="1080" w:hanging="540"/>
        <w:jc w:val="thaiDistribute"/>
        <w:rPr>
          <w:cs/>
        </w:rPr>
      </w:pPr>
      <w:r w:rsidRPr="008F7995">
        <w:t>4.1</w:t>
      </w:r>
      <w:r w:rsidRPr="008F7995">
        <w:tab/>
      </w:r>
      <w:r w:rsidR="00BA2CEE" w:rsidRPr="008F7995">
        <w:rPr>
          <w:cs/>
        </w:rPr>
        <w:t>ใน</w:t>
      </w:r>
      <w:r w:rsidR="00F22496" w:rsidRPr="008F7995">
        <w:rPr>
          <w:cs/>
        </w:rPr>
        <w:t>วันที่เสนอราคา</w:t>
      </w:r>
      <w:r w:rsidR="00BA2CEE" w:rsidRPr="008F7995">
        <w:rPr>
          <w:cs/>
        </w:rPr>
        <w:t xml:space="preserve"> ผู้เ</w:t>
      </w:r>
      <w:r w:rsidRPr="008F7995">
        <w:rPr>
          <w:cs/>
        </w:rPr>
        <w:t>สนองานต้</w:t>
      </w:r>
      <w:r w:rsidR="00BA2CEE" w:rsidRPr="008F7995">
        <w:rPr>
          <w:cs/>
        </w:rPr>
        <w:t>อง</w:t>
      </w:r>
      <w:r w:rsidR="00857951">
        <w:rPr>
          <w:rFonts w:hint="cs"/>
          <w:cs/>
        </w:rPr>
        <w:t>ส่ง</w:t>
      </w:r>
      <w:r w:rsidR="00BA2CEE" w:rsidRPr="008F7995">
        <w:rPr>
          <w:cs/>
        </w:rPr>
        <w:t>มอบหลักประกันการเ</w:t>
      </w:r>
      <w:r w:rsidRPr="008F7995">
        <w:rPr>
          <w:cs/>
        </w:rPr>
        <w:t>สนอราคา</w:t>
      </w:r>
      <w:r w:rsidR="001C79D2">
        <w:rPr>
          <w:rFonts w:hint="cs"/>
          <w:cs/>
        </w:rPr>
        <w:t xml:space="preserve"> </w:t>
      </w:r>
      <w:r w:rsidR="00BA2CEE" w:rsidRPr="008F7995">
        <w:rPr>
          <w:cs/>
        </w:rPr>
        <w:t xml:space="preserve">มูลค่า </w:t>
      </w:r>
      <w:r w:rsidR="00591D9C" w:rsidRPr="008F7995">
        <w:rPr>
          <w:highlight w:val="yellow"/>
          <w:cs/>
        </w:rPr>
        <w:t>....................</w:t>
      </w:r>
      <w:r w:rsidR="00591D9C" w:rsidRPr="00127735">
        <w:rPr>
          <w:cs/>
        </w:rPr>
        <w:t xml:space="preserve"> </w:t>
      </w:r>
      <w:r w:rsidR="00591D9C" w:rsidRPr="008F7995">
        <w:rPr>
          <w:highlight w:val="yellow"/>
          <w:cs/>
        </w:rPr>
        <w:t>(................)</w:t>
      </w:r>
      <w:r w:rsidR="00591D9C" w:rsidRPr="008F7995">
        <w:rPr>
          <w:cs/>
        </w:rPr>
        <w:t xml:space="preserve"> </w:t>
      </w:r>
      <w:r w:rsidR="00BA2CEE" w:rsidRPr="00127735">
        <w:rPr>
          <w:spacing w:val="4"/>
          <w:cs/>
        </w:rPr>
        <w:t>บาท ให้แก่ตลาดหลักทรัพย์ เพื่อเป็นประกันการปฏิบัติตาม</w:t>
      </w:r>
      <w:r w:rsidRPr="00127735">
        <w:rPr>
          <w:spacing w:val="4"/>
          <w:cs/>
        </w:rPr>
        <w:t>ข้อกำหนดและขอบเขตของงาน</w:t>
      </w:r>
      <w:r w:rsidR="00BA2CEE" w:rsidRPr="00127735">
        <w:rPr>
          <w:spacing w:val="4"/>
          <w:cs/>
        </w:rPr>
        <w:t>ฉบับนี้</w:t>
      </w:r>
      <w:r w:rsidR="00F2075B" w:rsidRPr="00127735">
        <w:rPr>
          <w:rFonts w:hint="cs"/>
          <w:spacing w:val="4"/>
          <w:cs/>
        </w:rPr>
        <w:t xml:space="preserve"> โดย</w:t>
      </w:r>
      <w:r w:rsidR="00F22496" w:rsidRPr="00127735">
        <w:rPr>
          <w:spacing w:val="4"/>
          <w:cs/>
        </w:rPr>
        <w:t>ผู้</w:t>
      </w:r>
      <w:r w:rsidR="00E14183" w:rsidRPr="008F7995">
        <w:rPr>
          <w:cs/>
        </w:rPr>
        <w:t>เสนองาน</w:t>
      </w:r>
      <w:r w:rsidR="00F22496" w:rsidRPr="008F7995">
        <w:rPr>
          <w:cs/>
        </w:rPr>
        <w:t>จะต้อง</w:t>
      </w:r>
      <w:r w:rsidR="00F2075B">
        <w:rPr>
          <w:rFonts w:hint="cs"/>
          <w:cs/>
        </w:rPr>
        <w:t>ส่ง</w:t>
      </w:r>
      <w:r w:rsidR="00F2075B" w:rsidRPr="008F7995">
        <w:rPr>
          <w:cs/>
        </w:rPr>
        <w:t>มอบ</w:t>
      </w:r>
      <w:r w:rsidR="00F22496" w:rsidRPr="008F7995">
        <w:rPr>
          <w:cs/>
        </w:rPr>
        <w:t>หลักประกันการเสนอราคา</w:t>
      </w:r>
      <w:r w:rsidR="00926A4D" w:rsidRPr="008F7995">
        <w:rPr>
          <w:cs/>
        </w:rPr>
        <w:t>อย่างใดอย่างหนึ่งดังต่อไปนี้</w:t>
      </w:r>
    </w:p>
    <w:p w14:paraId="5DDF0241" w14:textId="4E5D765B" w:rsidR="00F22496" w:rsidRPr="008F7995" w:rsidRDefault="00F22496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4.1.1</w:t>
      </w:r>
      <w:r w:rsidRPr="008F7995">
        <w:tab/>
      </w:r>
      <w:r w:rsidRPr="008F7995">
        <w:rPr>
          <w:cs/>
        </w:rPr>
        <w:t>เงินสด</w:t>
      </w:r>
    </w:p>
    <w:p w14:paraId="4F666DA0" w14:textId="2420945A" w:rsidR="00F22496" w:rsidRPr="008F7995" w:rsidRDefault="00F22496" w:rsidP="004019C5">
      <w:pPr>
        <w:spacing w:before="120" w:after="0" w:line="240" w:lineRule="auto"/>
        <w:ind w:left="1800" w:hanging="720"/>
        <w:jc w:val="thaiDistribute"/>
      </w:pPr>
      <w:r w:rsidRPr="008F7995">
        <w:t>4.1.2</w:t>
      </w:r>
      <w:r w:rsidRPr="008F7995">
        <w:tab/>
      </w:r>
      <w:r w:rsidR="004B7FDE" w:rsidRPr="00127735">
        <w:rPr>
          <w:spacing w:val="-4"/>
          <w:cs/>
        </w:rPr>
        <w:t xml:space="preserve">แคชเชียร์เช็คของธนาคารพาณิชย์ภายในประเทศ </w:t>
      </w:r>
      <w:r w:rsidR="00DD2BD4" w:rsidRPr="00127735">
        <w:rPr>
          <w:spacing w:val="-4"/>
          <w:cs/>
        </w:rPr>
        <w:t>โดยสั่งจ่าย “ตลาดหลักทรัพย์แห่งประเทศไทย”</w:t>
      </w:r>
      <w:r w:rsidR="00DD2BD4" w:rsidRPr="00127735">
        <w:t xml:space="preserve"> </w:t>
      </w:r>
      <w:r w:rsidR="00DD2BD4" w:rsidRPr="00127735">
        <w:rPr>
          <w:cs/>
        </w:rPr>
        <w:t>และ</w:t>
      </w:r>
      <w:r w:rsidR="004B7FDE" w:rsidRPr="00127735">
        <w:rPr>
          <w:cs/>
        </w:rPr>
        <w:t>ลงวั</w:t>
      </w:r>
      <w:r w:rsidR="00434FAA" w:rsidRPr="00127735">
        <w:rPr>
          <w:cs/>
        </w:rPr>
        <w:t xml:space="preserve">นที่สั่งจ่ายบนหน้าเช็คไม่เกิน </w:t>
      </w:r>
      <w:r w:rsidR="00434FAA" w:rsidRPr="00127735">
        <w:t>15</w:t>
      </w:r>
      <w:r w:rsidR="004B7FDE" w:rsidRPr="00127735">
        <w:t xml:space="preserve"> (</w:t>
      </w:r>
      <w:r w:rsidR="004B7FDE" w:rsidRPr="00127735">
        <w:rPr>
          <w:cs/>
        </w:rPr>
        <w:t>สิบ</w:t>
      </w:r>
      <w:r w:rsidR="004B7FDE" w:rsidRPr="00762846">
        <w:rPr>
          <w:cs/>
        </w:rPr>
        <w:t>ห้า) วัน นับถึงวันยื่นเอกสารข้อเสนองาน</w:t>
      </w:r>
      <w:r w:rsidR="004B7FDE" w:rsidRPr="008F7995">
        <w:rPr>
          <w:cs/>
        </w:rPr>
        <w:t xml:space="preserve"> </w:t>
      </w:r>
    </w:p>
    <w:p w14:paraId="27887030" w14:textId="449BF9E5" w:rsidR="00BA2CEE" w:rsidRPr="008F7995" w:rsidRDefault="00F22496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4.1.3</w:t>
      </w:r>
      <w:r w:rsidRPr="008F7995">
        <w:tab/>
      </w:r>
      <w:r w:rsidRPr="008F7995">
        <w:rPr>
          <w:spacing w:val="2"/>
          <w:cs/>
        </w:rPr>
        <w:t xml:space="preserve">หนังสือค้ำประกันของธนาคารพาณิชย์ภายในประเทศ </w:t>
      </w:r>
      <w:r w:rsidR="001A0C3C" w:rsidRPr="008F7995">
        <w:rPr>
          <w:spacing w:val="2"/>
          <w:cs/>
        </w:rPr>
        <w:t>ซึ่งต้องมี</w:t>
      </w:r>
      <w:r w:rsidR="00DD2BD4" w:rsidRPr="008F7995">
        <w:rPr>
          <w:spacing w:val="2"/>
          <w:cs/>
        </w:rPr>
        <w:t xml:space="preserve">อายุการค้ำประกันไม่น้อยกว่า </w:t>
      </w:r>
      <w:r w:rsidR="004D5690" w:rsidRPr="008F7995">
        <w:rPr>
          <w:highlight w:val="yellow"/>
          <w:cs/>
        </w:rPr>
        <w:t>....................</w:t>
      </w:r>
      <w:r w:rsidR="004D5690" w:rsidRPr="00127735">
        <w:rPr>
          <w:cs/>
        </w:rPr>
        <w:t xml:space="preserve"> </w:t>
      </w:r>
      <w:r w:rsidR="004D5690" w:rsidRPr="008F7995">
        <w:rPr>
          <w:highlight w:val="yellow"/>
          <w:cs/>
        </w:rPr>
        <w:t>(................)</w:t>
      </w:r>
      <w:r w:rsidR="00DD2BD4" w:rsidRPr="008F7995">
        <w:rPr>
          <w:spacing w:val="2"/>
          <w:cs/>
        </w:rPr>
        <w:t xml:space="preserve"> เดือน นับตั้งแต่วันยื่นข้อเสนองาน และมี</w:t>
      </w:r>
      <w:r w:rsidR="001A0C3C" w:rsidRPr="008F7995">
        <w:rPr>
          <w:spacing w:val="2"/>
          <w:cs/>
        </w:rPr>
        <w:t>ข้อความ</w:t>
      </w:r>
      <w:r w:rsidR="00E1514F" w:rsidRPr="008F7995">
        <w:rPr>
          <w:spacing w:val="2"/>
          <w:cs/>
        </w:rPr>
        <w:t>ตาม</w:t>
      </w:r>
      <w:r w:rsidR="001A0C3C" w:rsidRPr="008F7995">
        <w:rPr>
          <w:spacing w:val="2"/>
          <w:cs/>
        </w:rPr>
        <w:t>ที่กำหนดไว้ใน</w:t>
      </w:r>
      <w:r w:rsidR="001A0C3C" w:rsidRPr="00C10B62">
        <w:rPr>
          <w:u w:val="single"/>
          <w:cs/>
        </w:rPr>
        <w:t>เอกสาร</w:t>
      </w:r>
      <w:r w:rsidR="00437245" w:rsidRPr="00C10B62">
        <w:rPr>
          <w:u w:val="single"/>
          <w:cs/>
        </w:rPr>
        <w:t xml:space="preserve">แนบท้ายหมายเลข </w:t>
      </w:r>
      <w:r w:rsidR="00127735" w:rsidRPr="00C10B62">
        <w:rPr>
          <w:u w:val="single"/>
        </w:rPr>
        <w:t>4</w:t>
      </w:r>
    </w:p>
    <w:p w14:paraId="3844ABD8" w14:textId="027445A6" w:rsidR="00BA2CEE" w:rsidRPr="008F7995" w:rsidRDefault="00584060" w:rsidP="00C90C81">
      <w:pPr>
        <w:spacing w:before="120" w:after="0" w:line="240" w:lineRule="auto"/>
        <w:ind w:left="1080" w:hanging="540"/>
        <w:jc w:val="thaiDistribute"/>
      </w:pPr>
      <w:r w:rsidRPr="008F7995">
        <w:lastRenderedPageBreak/>
        <w:t>4.2</w:t>
      </w:r>
      <w:r w:rsidRPr="008F7995">
        <w:tab/>
      </w:r>
      <w:r w:rsidRPr="008F7995">
        <w:rPr>
          <w:spacing w:val="-4"/>
          <w:cs/>
        </w:rPr>
        <w:t>หากผู้เสนองาน</w:t>
      </w:r>
      <w:r w:rsidR="00762846">
        <w:rPr>
          <w:rFonts w:hint="cs"/>
          <w:spacing w:val="-4"/>
          <w:cs/>
        </w:rPr>
        <w:t>รายใด</w:t>
      </w:r>
      <w:r w:rsidR="00BA2CEE" w:rsidRPr="008F7995">
        <w:rPr>
          <w:spacing w:val="-4"/>
          <w:cs/>
        </w:rPr>
        <w:t>ไม่ส่งมอบหลักประกัน</w:t>
      </w:r>
      <w:r w:rsidRPr="008F7995">
        <w:rPr>
          <w:spacing w:val="-4"/>
          <w:cs/>
        </w:rPr>
        <w:t>การเสนอราคา</w:t>
      </w:r>
      <w:r w:rsidR="00F22496" w:rsidRPr="008F7995">
        <w:rPr>
          <w:spacing w:val="-4"/>
          <w:cs/>
        </w:rPr>
        <w:t>ภายในระยะเวลาที่กำหนด</w:t>
      </w:r>
      <w:r w:rsidR="00BA2CEE" w:rsidRPr="008F7995">
        <w:rPr>
          <w:spacing w:val="-4"/>
          <w:cs/>
        </w:rPr>
        <w:t xml:space="preserve"> ตลาดหลักทรัพย์</w:t>
      </w:r>
      <w:r w:rsidRPr="008F7995">
        <w:rPr>
          <w:cs/>
        </w:rPr>
        <w:t>สงวนสิทธิ์ในการพิจารณา</w:t>
      </w:r>
      <w:r w:rsidR="00BA2CEE" w:rsidRPr="008F7995">
        <w:rPr>
          <w:cs/>
        </w:rPr>
        <w:t>ตัดสิทธิผู้เ</w:t>
      </w:r>
      <w:r w:rsidRPr="008F7995">
        <w:rPr>
          <w:cs/>
        </w:rPr>
        <w:t>สนองาน</w:t>
      </w:r>
      <w:r w:rsidR="00BA2CEE" w:rsidRPr="008F7995">
        <w:rPr>
          <w:cs/>
        </w:rPr>
        <w:t>รายนั้นมิให้เข้าร่วม</w:t>
      </w:r>
      <w:r w:rsidR="00F2075B">
        <w:rPr>
          <w:rFonts w:hint="cs"/>
          <w:cs/>
        </w:rPr>
        <w:t>การ</w:t>
      </w:r>
      <w:r w:rsidR="00BA2CEE" w:rsidRPr="008F7995">
        <w:rPr>
          <w:cs/>
        </w:rPr>
        <w:t>ประกวดราคาในครั้งนี้</w:t>
      </w:r>
    </w:p>
    <w:p w14:paraId="3D813F1B" w14:textId="2ECEA2A7" w:rsidR="00BA2CEE" w:rsidRPr="008F7995" w:rsidRDefault="00584060" w:rsidP="00C90C81">
      <w:pPr>
        <w:spacing w:before="120" w:after="0" w:line="240" w:lineRule="auto"/>
        <w:ind w:left="1080" w:hanging="540"/>
        <w:jc w:val="thaiDistribute"/>
        <w:rPr>
          <w:cs/>
        </w:rPr>
      </w:pPr>
      <w:r w:rsidRPr="008F7995">
        <w:t>4.3</w:t>
      </w:r>
      <w:r w:rsidRPr="008F7995">
        <w:tab/>
      </w:r>
      <w:r w:rsidR="00BA2CEE" w:rsidRPr="00762846">
        <w:rPr>
          <w:cs/>
        </w:rPr>
        <w:t>หลักประกันการเสนอราคาของผู้เ</w:t>
      </w:r>
      <w:r w:rsidRPr="00762846">
        <w:rPr>
          <w:cs/>
        </w:rPr>
        <w:t>สนองาน</w:t>
      </w:r>
      <w:r w:rsidR="00BA2CEE" w:rsidRPr="00762846">
        <w:rPr>
          <w:cs/>
        </w:rPr>
        <w:t>ที่ได้รับเลือก ตลาดหลักทรัพย์จะคืนให้</w:t>
      </w:r>
      <w:r w:rsidR="00BA2CEE" w:rsidRPr="00EA4FDF">
        <w:rPr>
          <w:cs/>
        </w:rPr>
        <w:t>ต่อเมื่อ</w:t>
      </w:r>
      <w:r w:rsidR="00F22496" w:rsidRPr="00D87BFA">
        <w:rPr>
          <w:cs/>
        </w:rPr>
        <w:t>มีการลงนามสัญญา</w:t>
      </w:r>
      <w:r w:rsidR="00F22496" w:rsidRPr="00B54D85">
        <w:rPr>
          <w:cs/>
        </w:rPr>
        <w:t>ตามแบบที่ตลาดหลักทรัพย์กำหนดและ</w:t>
      </w:r>
      <w:r w:rsidR="00BE3EEC" w:rsidRPr="00127735">
        <w:rPr>
          <w:cs/>
        </w:rPr>
        <w:t>ตลาดหลักทรัพย์ได้รับ</w:t>
      </w:r>
      <w:r w:rsidR="00F22496" w:rsidRPr="00127735">
        <w:rPr>
          <w:cs/>
        </w:rPr>
        <w:t>มอบหลักประกันการปฏิ</w:t>
      </w:r>
      <w:r w:rsidR="001A0C3C" w:rsidRPr="00127735">
        <w:rPr>
          <w:cs/>
        </w:rPr>
        <w:t>บั</w:t>
      </w:r>
      <w:r w:rsidR="00F22496" w:rsidRPr="00127735">
        <w:rPr>
          <w:cs/>
        </w:rPr>
        <w:t>ติตามสัญญา</w:t>
      </w:r>
      <w:r w:rsidR="00230253" w:rsidRPr="00F2075B">
        <w:rPr>
          <w:cs/>
        </w:rPr>
        <w:t xml:space="preserve"> (ถ้ามี)</w:t>
      </w:r>
    </w:p>
    <w:p w14:paraId="225ECD25" w14:textId="26659F25" w:rsidR="00BA2CEE" w:rsidRPr="00ED05AD" w:rsidRDefault="00584060" w:rsidP="006E7452">
      <w:pPr>
        <w:spacing w:before="120" w:after="0" w:line="240" w:lineRule="auto"/>
        <w:ind w:left="1080" w:hanging="540"/>
        <w:jc w:val="thaiDistribute"/>
      </w:pPr>
      <w:r w:rsidRPr="008F7995">
        <w:t>4.4</w:t>
      </w:r>
      <w:r w:rsidRPr="008F7995">
        <w:tab/>
      </w:r>
      <w:r w:rsidR="00BA2CEE" w:rsidRPr="008F7995">
        <w:rPr>
          <w:color w:val="000000" w:themeColor="text1"/>
          <w:cs/>
        </w:rPr>
        <w:t>หลักประกันการเสนอราคาของ</w:t>
      </w:r>
      <w:r w:rsidRPr="008F7995">
        <w:rPr>
          <w:color w:val="000000" w:themeColor="text1"/>
          <w:cs/>
        </w:rPr>
        <w:t>ผู้เสนองาน</w:t>
      </w:r>
      <w:r w:rsidR="00BA2CEE" w:rsidRPr="008F7995">
        <w:rPr>
          <w:color w:val="000000" w:themeColor="text1"/>
          <w:cs/>
        </w:rPr>
        <w:t xml:space="preserve">ที่ไม่ได้รับเลือก </w:t>
      </w:r>
      <w:bookmarkStart w:id="12" w:name="_Hlk110420795"/>
      <w:r w:rsidR="00BA2CEE" w:rsidRPr="008F7995">
        <w:rPr>
          <w:color w:val="000000" w:themeColor="text1"/>
          <w:cs/>
        </w:rPr>
        <w:t>ตลาดหลักทรัพย์</w:t>
      </w:r>
      <w:bookmarkEnd w:id="12"/>
      <w:r w:rsidR="00BA2CEE" w:rsidRPr="008F7995">
        <w:rPr>
          <w:color w:val="000000" w:themeColor="text1"/>
          <w:cs/>
        </w:rPr>
        <w:t>จะคืนให้</w:t>
      </w:r>
      <w:r w:rsidR="00BA2CEE" w:rsidRPr="008F7995">
        <w:rPr>
          <w:color w:val="000000" w:themeColor="text1"/>
          <w:spacing w:val="6"/>
          <w:cs/>
        </w:rPr>
        <w:t xml:space="preserve">ภายใน </w:t>
      </w:r>
      <w:r w:rsidR="00D11626" w:rsidRPr="008F7995">
        <w:rPr>
          <w:spacing w:val="6"/>
          <w:highlight w:val="yellow"/>
          <w:cs/>
        </w:rPr>
        <w:t>..................</w:t>
      </w:r>
      <w:r w:rsidR="00D11626" w:rsidRPr="00127735">
        <w:rPr>
          <w:spacing w:val="6"/>
          <w:cs/>
        </w:rPr>
        <w:t xml:space="preserve"> </w:t>
      </w:r>
      <w:r w:rsidR="00D11626" w:rsidRPr="008F7995">
        <w:rPr>
          <w:spacing w:val="6"/>
          <w:highlight w:val="yellow"/>
          <w:cs/>
        </w:rPr>
        <w:t>(................)</w:t>
      </w:r>
      <w:r w:rsidR="00BA2CEE" w:rsidRPr="008F7995">
        <w:rPr>
          <w:color w:val="000000" w:themeColor="text1"/>
          <w:spacing w:val="6"/>
          <w:cs/>
        </w:rPr>
        <w:t xml:space="preserve"> วัน </w:t>
      </w:r>
      <w:r w:rsidR="00762846">
        <w:rPr>
          <w:rFonts w:hint="cs"/>
          <w:color w:val="000000" w:themeColor="text1"/>
          <w:cs/>
        </w:rPr>
        <w:t>นับตั้งแต่วันที่</w:t>
      </w:r>
      <w:r w:rsidR="00F2075B" w:rsidRPr="008F7995">
        <w:rPr>
          <w:color w:val="000000" w:themeColor="text1"/>
          <w:cs/>
        </w:rPr>
        <w:t>การประกวด</w:t>
      </w:r>
      <w:r w:rsidR="00F2075B" w:rsidRPr="008F7995">
        <w:rPr>
          <w:color w:val="000000" w:themeColor="text1"/>
          <w:spacing w:val="6"/>
          <w:cs/>
        </w:rPr>
        <w:t>ราคานี้แล้วเสร็จ</w:t>
      </w:r>
      <w:r w:rsidR="00762846">
        <w:rPr>
          <w:rFonts w:hint="cs"/>
          <w:color w:val="000000" w:themeColor="text1"/>
          <w:spacing w:val="6"/>
          <w:cs/>
        </w:rPr>
        <w:t xml:space="preserve"> </w:t>
      </w:r>
      <w:r w:rsidR="00BA2CEE" w:rsidRPr="008F7995">
        <w:rPr>
          <w:color w:val="000000" w:themeColor="text1"/>
          <w:spacing w:val="6"/>
          <w:cs/>
        </w:rPr>
        <w:t>โดย</w:t>
      </w:r>
      <w:r w:rsidR="00762846">
        <w:rPr>
          <w:rFonts w:hint="cs"/>
          <w:color w:val="000000" w:themeColor="text1"/>
          <w:spacing w:val="6"/>
          <w:cs/>
        </w:rPr>
        <w:t>จะ</w:t>
      </w:r>
      <w:r w:rsidR="00BA2CEE" w:rsidRPr="008F7995">
        <w:rPr>
          <w:color w:val="000000" w:themeColor="text1"/>
          <w:spacing w:val="6"/>
          <w:cs/>
        </w:rPr>
        <w:t>แจ้งให้มารับคืนตามวันและเวลาที่ตลาด</w:t>
      </w:r>
      <w:r w:rsidR="00BA2CEE" w:rsidRPr="008F7995">
        <w:rPr>
          <w:color w:val="000000" w:themeColor="text1"/>
          <w:cs/>
        </w:rPr>
        <w:t>หลักทรัพย์กำหนด</w:t>
      </w:r>
      <w:r w:rsidR="00B81DDC">
        <w:t xml:space="preserve"> </w:t>
      </w:r>
      <w:r w:rsidR="00861409">
        <w:rPr>
          <w:rFonts w:hint="cs"/>
          <w:cs/>
        </w:rPr>
        <w:t xml:space="preserve">ทั้งนี้ </w:t>
      </w:r>
      <w:r w:rsidR="00B81DDC" w:rsidRPr="008F7995">
        <w:rPr>
          <w:cs/>
        </w:rPr>
        <w:t>การคืนหลักประกันการเสนอราคาไม่ว่ากรณีใด ๆ ตลาดหลักทรัพย์จะคืนโดยไม่มีดอกเบี้ยหรือผลตอบแทนอื่นใด</w:t>
      </w:r>
    </w:p>
    <w:p w14:paraId="29F0D238" w14:textId="7540D789" w:rsidR="00BA2CEE" w:rsidRPr="008F7995" w:rsidRDefault="00584060" w:rsidP="00711B8E">
      <w:pPr>
        <w:spacing w:before="120" w:after="0" w:line="240" w:lineRule="auto"/>
        <w:ind w:left="1080" w:hanging="540"/>
        <w:jc w:val="thaiDistribute"/>
      </w:pPr>
      <w:r w:rsidRPr="008F7995">
        <w:t>4.5</w:t>
      </w:r>
      <w:r w:rsidRPr="008F7995">
        <w:tab/>
      </w:r>
      <w:r w:rsidR="005D0DFB" w:rsidRPr="008F7995">
        <w:rPr>
          <w:spacing w:val="-4"/>
          <w:cs/>
        </w:rPr>
        <w:t>หากผู้เสนอ</w:t>
      </w:r>
      <w:r w:rsidR="00762846">
        <w:rPr>
          <w:rFonts w:hint="cs"/>
          <w:spacing w:val="-4"/>
          <w:cs/>
        </w:rPr>
        <w:t>งานรายใด</w:t>
      </w:r>
      <w:r w:rsidR="005D0DFB" w:rsidRPr="008F7995">
        <w:rPr>
          <w:spacing w:val="-4"/>
          <w:cs/>
        </w:rPr>
        <w:t>ได้รับคัดเลือกจากตลากหลักทรัพย์แล้ว แต่ไม่ตอบรับหรือเข้าทำสัญญาหรือข้อตกลงอื่นใด</w:t>
      </w:r>
      <w:r w:rsidR="005D0DFB" w:rsidRPr="008F7995">
        <w:rPr>
          <w:cs/>
        </w:rPr>
        <w:t xml:space="preserve">ที่เกี่ยวข้องกับการปฏิบัติงาน ภายใน </w:t>
      </w:r>
      <w:r w:rsidR="005D0DFB" w:rsidRPr="008F7995">
        <w:t>30 (</w:t>
      </w:r>
      <w:r w:rsidR="005D0DFB" w:rsidRPr="008F7995">
        <w:rPr>
          <w:cs/>
        </w:rPr>
        <w:t>สามสิบ) วัน นับแต่วันที่ตลาดหลักทรัพย์ได้แจ้งให้เข้าทำ</w:t>
      </w:r>
      <w:r w:rsidR="005D0DFB" w:rsidRPr="008F7995">
        <w:rPr>
          <w:spacing w:val="6"/>
          <w:cs/>
        </w:rPr>
        <w:t>สัญญาหรือภายในระยะเวลาที่ตลาดหลักทรัพย์</w:t>
      </w:r>
      <w:r w:rsidR="00EA4FDF" w:rsidRPr="00EA4FDF">
        <w:rPr>
          <w:spacing w:val="6"/>
          <w:cs/>
        </w:rPr>
        <w:t>เห็นสมควร</w:t>
      </w:r>
      <w:r w:rsidR="005D0DFB" w:rsidRPr="008F7995">
        <w:rPr>
          <w:spacing w:val="6"/>
          <w:cs/>
        </w:rPr>
        <w:t xml:space="preserve"> ตลาดหลักทรัพย์จะริบหลักประกันการ</w:t>
      </w:r>
      <w:r w:rsidR="005D0DFB" w:rsidRPr="008F7995">
        <w:rPr>
          <w:spacing w:val="2"/>
          <w:cs/>
        </w:rPr>
        <w:t>เสนอราคาของผู้เสนองานรายนั้น (ถ้ามี) ทันที แ</w:t>
      </w:r>
      <w:r w:rsidR="005D0DFB" w:rsidRPr="008F7995">
        <w:rPr>
          <w:color w:val="000000" w:themeColor="text1"/>
          <w:spacing w:val="2"/>
          <w:cs/>
        </w:rPr>
        <w:t>ละเรียกร้องค่าเสียหายอื่นใดหากหลักประกันดังกล่าวไม่</w:t>
      </w:r>
      <w:r w:rsidR="005D0DFB" w:rsidRPr="008F7995">
        <w:rPr>
          <w:color w:val="000000" w:themeColor="text1"/>
          <w:cs/>
        </w:rPr>
        <w:t>เพียงพอต่อความเสียหายที่เกิดขึ้น รวมทั้งพิจารณาให้เป็นผู้ทิ้งงานของตลาดหลักทรัพย์</w:t>
      </w:r>
    </w:p>
    <w:p w14:paraId="16BD76A7" w14:textId="77777777" w:rsidR="00754940" w:rsidRPr="008F7995" w:rsidRDefault="00754940" w:rsidP="00754940">
      <w:pPr>
        <w:spacing w:after="0" w:line="240" w:lineRule="auto"/>
        <w:ind w:left="567" w:hanging="567"/>
        <w:rPr>
          <w:b/>
          <w:bCs/>
        </w:rPr>
      </w:pPr>
    </w:p>
    <w:p w14:paraId="7D7DA301" w14:textId="2C1FF5AA" w:rsidR="00BC594B" w:rsidRPr="008F7995" w:rsidRDefault="0086642C" w:rsidP="00947245">
      <w:pPr>
        <w:spacing w:after="0" w:line="240" w:lineRule="auto"/>
        <w:ind w:left="567" w:hanging="567"/>
        <w:jc w:val="thaiDistribute"/>
        <w:rPr>
          <w:b/>
          <w:bCs/>
        </w:rPr>
      </w:pPr>
      <w:r w:rsidRPr="008F7995">
        <w:rPr>
          <w:b/>
          <w:bCs/>
        </w:rPr>
        <w:t>5.</w:t>
      </w:r>
      <w:r w:rsidRPr="008F7995">
        <w:rPr>
          <w:b/>
          <w:bCs/>
        </w:rPr>
        <w:tab/>
      </w:r>
      <w:r w:rsidR="00BC594B" w:rsidRPr="008F7995">
        <w:rPr>
          <w:b/>
          <w:bCs/>
          <w:cs/>
        </w:rPr>
        <w:t>การเสนอ</w:t>
      </w:r>
      <w:r w:rsidR="00971A93" w:rsidRPr="008F7995">
        <w:rPr>
          <w:b/>
          <w:bCs/>
          <w:cs/>
        </w:rPr>
        <w:t>งาน</w:t>
      </w:r>
    </w:p>
    <w:p w14:paraId="57E3625C" w14:textId="77777777" w:rsidR="00BC594B" w:rsidRPr="008F7995" w:rsidRDefault="007A4FDA" w:rsidP="004019C5">
      <w:pPr>
        <w:spacing w:before="120" w:after="0" w:line="240" w:lineRule="auto"/>
        <w:ind w:left="1080" w:hanging="513"/>
        <w:jc w:val="thaiDistribute"/>
        <w:rPr>
          <w:b/>
          <w:bCs/>
        </w:rPr>
      </w:pPr>
      <w:r w:rsidRPr="008F7995">
        <w:rPr>
          <w:b/>
          <w:bCs/>
        </w:rPr>
        <w:t>5</w:t>
      </w:r>
      <w:r w:rsidR="00BC594B" w:rsidRPr="008F7995">
        <w:rPr>
          <w:b/>
          <w:bCs/>
        </w:rPr>
        <w:t>.1</w:t>
      </w:r>
      <w:r w:rsidR="00BC594B" w:rsidRPr="008F7995">
        <w:rPr>
          <w:b/>
          <w:bCs/>
        </w:rPr>
        <w:tab/>
      </w:r>
      <w:r w:rsidR="00BC594B" w:rsidRPr="008F7995">
        <w:rPr>
          <w:b/>
          <w:bCs/>
          <w:cs/>
        </w:rPr>
        <w:t>รายละเอียดทั่วไป</w:t>
      </w:r>
    </w:p>
    <w:p w14:paraId="49414D25" w14:textId="77777777" w:rsidR="003E3622" w:rsidRPr="008F7995" w:rsidRDefault="003E3622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5.1.1</w:t>
      </w:r>
      <w:r w:rsidRPr="008F7995">
        <w:tab/>
      </w:r>
      <w:r w:rsidRPr="008F7995">
        <w:rPr>
          <w:cs/>
        </w:rPr>
        <w:t>ผู้เสนองานมีหน้าที่เข้าร่วมประชุมเพื่อรับฟังคำชี้แจงเพิ่มเติมเกี่ยวกับข้อกำหนด</w:t>
      </w:r>
      <w:r w:rsidR="007B21A5" w:rsidRPr="008F7995">
        <w:rPr>
          <w:cs/>
        </w:rPr>
        <w:t>และขอบเขต</w:t>
      </w:r>
      <w:r w:rsidR="007B21A5" w:rsidRPr="008F7995">
        <w:rPr>
          <w:spacing w:val="4"/>
          <w:cs/>
        </w:rPr>
        <w:t>ของงาน</w:t>
      </w:r>
      <w:r w:rsidRPr="008F7995">
        <w:rPr>
          <w:spacing w:val="4"/>
          <w:cs/>
        </w:rPr>
        <w:t xml:space="preserve"> และข้อมูลอื่นใดที่เกี่ยวข้อง ตามกำหนดการที่ได้ระบุไว้ใน</w:t>
      </w:r>
      <w:r w:rsidR="009C4EAA" w:rsidRPr="008F7995">
        <w:rPr>
          <w:spacing w:val="4"/>
          <w:cs/>
        </w:rPr>
        <w:t>ข้อกำหนดและขอบเขตของ</w:t>
      </w:r>
      <w:r w:rsidR="009C4EAA" w:rsidRPr="008F7995">
        <w:rPr>
          <w:cs/>
        </w:rPr>
        <w:t>งานนี้</w:t>
      </w:r>
    </w:p>
    <w:p w14:paraId="69396998" w14:textId="0AE10DCA" w:rsidR="003E3622" w:rsidRPr="008F7995" w:rsidRDefault="003E3622" w:rsidP="004019C5">
      <w:pPr>
        <w:spacing w:before="120" w:after="0" w:line="240" w:lineRule="auto"/>
        <w:ind w:left="1800"/>
        <w:jc w:val="thaiDistribute"/>
        <w:rPr>
          <w:cs/>
        </w:rPr>
      </w:pPr>
      <w:r w:rsidRPr="008F7995">
        <w:rPr>
          <w:spacing w:val="4"/>
          <w:cs/>
        </w:rPr>
        <w:t>หากผู้เสนองานรายใดไม่เข้าร่วมประชุมชี้แจงรายละเอียด</w:t>
      </w:r>
      <w:r w:rsidR="007B21A5" w:rsidRPr="008F7995">
        <w:rPr>
          <w:spacing w:val="4"/>
          <w:cs/>
        </w:rPr>
        <w:t>ดังกล่าว</w:t>
      </w:r>
      <w:r w:rsidRPr="008F7995">
        <w:rPr>
          <w:spacing w:val="4"/>
          <w:cs/>
        </w:rPr>
        <w:t>ตามวันและเวลาที่กำหนด ให้</w:t>
      </w:r>
      <w:r w:rsidRPr="008F7995">
        <w:rPr>
          <w:cs/>
        </w:rPr>
        <w:t>ถือว่าผู้เสนองานรายนั้นได้ทราบรายละเอียดต่าง</w:t>
      </w:r>
      <w:r w:rsidR="001E322E" w:rsidRPr="008F7995">
        <w:rPr>
          <w:cs/>
        </w:rPr>
        <w:t xml:space="preserve"> </w:t>
      </w:r>
      <w:r w:rsidR="000E3D71" w:rsidRPr="008F7995">
        <w:rPr>
          <w:cs/>
        </w:rPr>
        <w:t>ๆ</w:t>
      </w:r>
      <w:r w:rsidRPr="008F7995">
        <w:rPr>
          <w:cs/>
        </w:rPr>
        <w:t xml:space="preserve"> เกี่ยวกับข้อกำหนด</w:t>
      </w:r>
      <w:r w:rsidR="007B21A5" w:rsidRPr="008F7995">
        <w:rPr>
          <w:cs/>
        </w:rPr>
        <w:t>และขอบเขตของงาน</w:t>
      </w:r>
      <w:r w:rsidRPr="008F7995">
        <w:rPr>
          <w:cs/>
        </w:rPr>
        <w:t>ฉบับนี้โดยครบถ้วนทุกประการแล้ว</w:t>
      </w:r>
    </w:p>
    <w:p w14:paraId="5A94CE4C" w14:textId="47982195" w:rsidR="00BC594B" w:rsidRPr="008F7995" w:rsidRDefault="003E3622" w:rsidP="004019C5">
      <w:pPr>
        <w:spacing w:before="120" w:after="0" w:line="240" w:lineRule="auto"/>
        <w:ind w:left="1800" w:hanging="720"/>
        <w:jc w:val="thaiDistribute"/>
      </w:pPr>
      <w:r w:rsidRPr="008F7995">
        <w:t>5.1.2</w:t>
      </w:r>
      <w:r w:rsidRPr="008F7995">
        <w:tab/>
      </w:r>
      <w:r w:rsidR="00BC594B" w:rsidRPr="008F7995">
        <w:rPr>
          <w:cs/>
        </w:rPr>
        <w:t xml:space="preserve">ก่อนการยื่นข้อเสนองาน ผู้เสนองานจะต้องศึกษาทำความเข้าใจรูปแบบของโครงการฯ </w:t>
      </w:r>
      <w:r w:rsidR="00D46C20" w:rsidRPr="008F7995">
        <w:rPr>
          <w:cs/>
        </w:rPr>
        <w:t>ข้อกำหนดและขอบเขตของงาน</w:t>
      </w:r>
      <w:r w:rsidR="00BC594B" w:rsidRPr="008F7995">
        <w:rPr>
          <w:cs/>
        </w:rPr>
        <w:t xml:space="preserve"> และเอกสารประกอบของ</w:t>
      </w:r>
      <w:r w:rsidR="00EC7B01" w:rsidRPr="008F7995">
        <w:rPr>
          <w:cs/>
        </w:rPr>
        <w:t>ข้อกำหนดและขอบเขตของงาน</w:t>
      </w:r>
      <w:r w:rsidR="00BC594B" w:rsidRPr="008F7995">
        <w:rPr>
          <w:cs/>
        </w:rPr>
        <w:t>นี้ รวมถึงเอกสารอื่น</w:t>
      </w:r>
      <w:r w:rsidR="000E3D71" w:rsidRPr="008F7995">
        <w:rPr>
          <w:cs/>
        </w:rPr>
        <w:t xml:space="preserve"> ๆ</w:t>
      </w:r>
      <w:r w:rsidR="00BC594B" w:rsidRPr="008F7995">
        <w:rPr>
          <w:cs/>
        </w:rPr>
        <w:t xml:space="preserve"> ที่เกี่ยวข้อง </w:t>
      </w:r>
      <w:r w:rsidR="00EA4FDF">
        <w:rPr>
          <w:rFonts w:hint="cs"/>
          <w:cs/>
        </w:rPr>
        <w:t xml:space="preserve">ทั้งนี้ </w:t>
      </w:r>
      <w:r w:rsidR="00BC594B" w:rsidRPr="008F7995">
        <w:rPr>
          <w:cs/>
        </w:rPr>
        <w:t>ผู้เสนองานจะยกข้อเรียกร้องหรือข้ออ้างโดยอาศัยเหตุที่มิได้ตรวจหรือทำความเข้าใจในเอกสารฉบับใดฉบับหนึ่งในจำนวนเหล่านั้น หรือโดยอ้างความสำคัญผิดในข้อความหรือรายละเอียด</w:t>
      </w:r>
      <w:r w:rsidR="00D57B85" w:rsidRPr="008F7995">
        <w:rPr>
          <w:cs/>
        </w:rPr>
        <w:t>ของ</w:t>
      </w:r>
      <w:r w:rsidR="00BC594B" w:rsidRPr="008F7995">
        <w:rPr>
          <w:cs/>
        </w:rPr>
        <w:t>เอกสารฉบับใดฉบับหนึ่งดังกล่าวมิได้</w:t>
      </w:r>
    </w:p>
    <w:p w14:paraId="19BB30E6" w14:textId="5BCAAD42" w:rsidR="00BC594B" w:rsidRPr="008F7995" w:rsidRDefault="007A4FDA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5</w:t>
      </w:r>
      <w:r w:rsidR="00BC594B" w:rsidRPr="008F7995">
        <w:t>.1.</w:t>
      </w:r>
      <w:r w:rsidR="003E3622" w:rsidRPr="008F7995">
        <w:t>3</w:t>
      </w:r>
      <w:r w:rsidR="00BC594B" w:rsidRPr="008F7995">
        <w:tab/>
      </w:r>
      <w:r w:rsidR="00BC594B" w:rsidRPr="00D87BFA">
        <w:rPr>
          <w:cs/>
        </w:rPr>
        <w:t>ไม่ว่ากรณีใด</w:t>
      </w:r>
      <w:r w:rsidR="001E322E" w:rsidRPr="00D87BFA">
        <w:rPr>
          <w:cs/>
        </w:rPr>
        <w:t xml:space="preserve"> </w:t>
      </w:r>
      <w:r w:rsidR="000E3D71" w:rsidRPr="00D87BFA">
        <w:rPr>
          <w:cs/>
        </w:rPr>
        <w:t>ๆ</w:t>
      </w:r>
      <w:r w:rsidR="00BC594B" w:rsidRPr="00D87BFA">
        <w:rPr>
          <w:cs/>
        </w:rPr>
        <w:t xml:space="preserve"> ก็ตาม ผู้เสนองานจะเปลี่ยนแปลงข้อความใด</w:t>
      </w:r>
      <w:r w:rsidR="000E3D71" w:rsidRPr="00D87BFA">
        <w:rPr>
          <w:cs/>
        </w:rPr>
        <w:t xml:space="preserve"> ๆ</w:t>
      </w:r>
      <w:r w:rsidR="00BC594B" w:rsidRPr="00D87BFA">
        <w:rPr>
          <w:cs/>
        </w:rPr>
        <w:t xml:space="preserve"> ในข้อเสนองาน</w:t>
      </w:r>
      <w:r w:rsidR="008C5ECA" w:rsidRPr="00D87BFA">
        <w:rPr>
          <w:cs/>
        </w:rPr>
        <w:t xml:space="preserve"> หรือถอน</w:t>
      </w:r>
      <w:r w:rsidR="00D87BFA" w:rsidRPr="005D0E57">
        <w:rPr>
          <w:rFonts w:hint="cs"/>
          <w:spacing w:val="-2"/>
          <w:cs/>
        </w:rPr>
        <w:t>ข้อ</w:t>
      </w:r>
      <w:r w:rsidR="008C5ECA" w:rsidRPr="005D0E57">
        <w:rPr>
          <w:spacing w:val="-2"/>
          <w:cs/>
        </w:rPr>
        <w:t>เสนองาน</w:t>
      </w:r>
      <w:r w:rsidR="00BC594B" w:rsidRPr="005D0E57">
        <w:rPr>
          <w:spacing w:val="-2"/>
          <w:cs/>
        </w:rPr>
        <w:t>ที่ได้ยื่นต่อตลาดหลักทรัพย์</w:t>
      </w:r>
      <w:r w:rsidR="008C5ECA" w:rsidRPr="005D0E57">
        <w:rPr>
          <w:spacing w:val="-2"/>
          <w:cs/>
        </w:rPr>
        <w:t>ไว้</w:t>
      </w:r>
      <w:r w:rsidR="00BC594B" w:rsidRPr="005D0E57">
        <w:rPr>
          <w:spacing w:val="-2"/>
          <w:cs/>
        </w:rPr>
        <w:t>แล้วไม่ได้ เว้นแต่</w:t>
      </w:r>
      <w:r w:rsidR="00EA4FDF" w:rsidRPr="005D0E57">
        <w:rPr>
          <w:rFonts w:hint="cs"/>
          <w:spacing w:val="-2"/>
          <w:cs/>
        </w:rPr>
        <w:t>จะ</w:t>
      </w:r>
      <w:r w:rsidR="00BC594B" w:rsidRPr="005D0E57">
        <w:rPr>
          <w:spacing w:val="-2"/>
          <w:cs/>
        </w:rPr>
        <w:t>ได้รับความยินยอมเป็นลายลักษณ์อักษร</w:t>
      </w:r>
      <w:r w:rsidR="00BC594B" w:rsidRPr="00D87BFA">
        <w:rPr>
          <w:cs/>
        </w:rPr>
        <w:t>จากตลาดหลักทรัพย์</w:t>
      </w:r>
    </w:p>
    <w:p w14:paraId="372A05EE" w14:textId="1C15020B" w:rsidR="00D53300" w:rsidRPr="008F7995" w:rsidRDefault="00D53300" w:rsidP="004019C5">
      <w:pPr>
        <w:spacing w:before="120" w:after="0" w:line="240" w:lineRule="auto"/>
        <w:ind w:left="1800" w:hanging="720"/>
        <w:jc w:val="thaiDistribute"/>
      </w:pPr>
      <w:r w:rsidRPr="008F7995">
        <w:t>5.1.4</w:t>
      </w:r>
      <w:r w:rsidRPr="008F7995">
        <w:tab/>
      </w:r>
      <w:r w:rsidRPr="005D0E57">
        <w:rPr>
          <w:spacing w:val="-2"/>
          <w:cs/>
        </w:rPr>
        <w:t>ถ้าปรากฏว่าราคาที่เสนอ</w:t>
      </w:r>
      <w:r w:rsidR="00DD2BD4" w:rsidRPr="005D0E57">
        <w:rPr>
          <w:spacing w:val="-2"/>
          <w:cs/>
        </w:rPr>
        <w:t>ในแต่ละข้อเสนองาน</w:t>
      </w:r>
      <w:r w:rsidRPr="005D0E57">
        <w:rPr>
          <w:spacing w:val="-2"/>
          <w:cs/>
        </w:rPr>
        <w:t>แตกต่างกัน ผู้เสนองานยินยอมให้ตลาดหลักทรัพย์</w:t>
      </w:r>
      <w:r w:rsidRPr="005D0E57">
        <w:rPr>
          <w:cs/>
        </w:rPr>
        <w:t>ถือเอาจำนวนเงินที่</w:t>
      </w:r>
      <w:r w:rsidRPr="00D87BFA">
        <w:rPr>
          <w:color w:val="000000" w:themeColor="text1"/>
          <w:cs/>
        </w:rPr>
        <w:t>ต่ำ</w:t>
      </w:r>
      <w:r w:rsidRPr="00437245">
        <w:rPr>
          <w:cs/>
        </w:rPr>
        <w:t>กว่าเป็นราคาที่เสนอ</w:t>
      </w:r>
    </w:p>
    <w:p w14:paraId="409AF106" w14:textId="5CBB53C4" w:rsidR="007C54AF" w:rsidRPr="008F7995" w:rsidRDefault="00A62CC6" w:rsidP="007C54AF">
      <w:pPr>
        <w:spacing w:before="120" w:after="0" w:line="240" w:lineRule="auto"/>
        <w:ind w:left="1800" w:hanging="720"/>
        <w:jc w:val="thaiDistribute"/>
        <w:rPr>
          <w:color w:val="000000" w:themeColor="text1"/>
        </w:rPr>
      </w:pPr>
      <w:r w:rsidRPr="008F7995">
        <w:rPr>
          <w:color w:val="000000" w:themeColor="text1"/>
        </w:rPr>
        <w:lastRenderedPageBreak/>
        <w:t>5.1.5</w:t>
      </w:r>
      <w:r w:rsidRPr="008F7995">
        <w:rPr>
          <w:color w:val="000000" w:themeColor="text1"/>
        </w:rPr>
        <w:tab/>
      </w:r>
      <w:r w:rsidR="007C54AF" w:rsidRPr="008F7995">
        <w:rPr>
          <w:color w:val="000000" w:themeColor="text1"/>
          <w:spacing w:val="4"/>
          <w:cs/>
        </w:rPr>
        <w:t>หากกรรมการ ผู้บริหาร ผู้ถือหุ้นรายใหญ่</w:t>
      </w:r>
      <w:r w:rsidR="007C54AF" w:rsidRPr="008F7995">
        <w:rPr>
          <w:rStyle w:val="FootnoteReference"/>
          <w:color w:val="000000" w:themeColor="text1"/>
          <w:spacing w:val="4"/>
          <w:sz w:val="28"/>
          <w:szCs w:val="28"/>
          <w:cs/>
        </w:rPr>
        <w:footnoteReference w:id="2"/>
      </w:r>
      <w:r w:rsidR="007C54AF" w:rsidRPr="008F7995">
        <w:rPr>
          <w:color w:val="000000" w:themeColor="text1"/>
          <w:spacing w:val="4"/>
          <w:cs/>
        </w:rPr>
        <w:t xml:space="preserve"> หรือผู้มีอำนาจควบคุม</w:t>
      </w:r>
      <w:r w:rsidR="007C54AF" w:rsidRPr="008F7995">
        <w:rPr>
          <w:rStyle w:val="FootnoteReference"/>
          <w:color w:val="000000" w:themeColor="text1"/>
          <w:spacing w:val="4"/>
          <w:sz w:val="28"/>
          <w:szCs w:val="28"/>
          <w:cs/>
        </w:rPr>
        <w:footnoteReference w:id="3"/>
      </w:r>
      <w:r w:rsidR="007C54AF" w:rsidRPr="008F7995">
        <w:rPr>
          <w:color w:val="000000" w:themeColor="text1"/>
          <w:spacing w:val="4"/>
          <w:cs/>
        </w:rPr>
        <w:t xml:space="preserve"> ในกิจการของผู้เสนองาน มี</w:t>
      </w:r>
      <w:r w:rsidR="007C54AF" w:rsidRPr="008F7995">
        <w:rPr>
          <w:color w:val="000000" w:themeColor="text1"/>
          <w:cs/>
        </w:rPr>
        <w:t xml:space="preserve">ส่วนได้เสียเกี่ยวกับกิจการของตลาดหลักทรัพย์ด้วยการ </w:t>
      </w:r>
    </w:p>
    <w:p w14:paraId="131D3DA9" w14:textId="77777777" w:rsidR="007C54AF" w:rsidRPr="008F7995" w:rsidRDefault="007C54AF" w:rsidP="007C54AF">
      <w:pPr>
        <w:spacing w:before="120" w:after="0" w:line="240" w:lineRule="auto"/>
        <w:ind w:left="1800"/>
        <w:jc w:val="thaiDistribute"/>
        <w:rPr>
          <w:color w:val="000000" w:themeColor="text1"/>
        </w:rPr>
      </w:pPr>
      <w:r w:rsidRPr="008F7995">
        <w:rPr>
          <w:color w:val="000000" w:themeColor="text1"/>
        </w:rPr>
        <w:t xml:space="preserve">(1) </w:t>
      </w:r>
      <w:r w:rsidRPr="008F7995">
        <w:rPr>
          <w:color w:val="000000" w:themeColor="text1"/>
          <w:cs/>
        </w:rPr>
        <w:t xml:space="preserve">เป็นกรรมการในคณะกรรมการตลาดหลักทรัพย์ </w:t>
      </w:r>
    </w:p>
    <w:p w14:paraId="63D34500" w14:textId="77777777" w:rsidR="007C54AF" w:rsidRPr="008F7995" w:rsidRDefault="007C54AF" w:rsidP="007C54AF">
      <w:pPr>
        <w:spacing w:before="120" w:after="0" w:line="240" w:lineRule="auto"/>
        <w:ind w:left="1800" w:hanging="720"/>
        <w:jc w:val="thaiDistribute"/>
        <w:rPr>
          <w:color w:val="000000" w:themeColor="text1"/>
        </w:rPr>
      </w:pPr>
      <w:r w:rsidRPr="008F7995">
        <w:rPr>
          <w:color w:val="000000" w:themeColor="text1"/>
        </w:rPr>
        <w:tab/>
        <w:t xml:space="preserve">(2) </w:t>
      </w:r>
      <w:r w:rsidRPr="008F7995">
        <w:rPr>
          <w:color w:val="000000" w:themeColor="text1"/>
          <w:cs/>
        </w:rPr>
        <w:t xml:space="preserve">เป็นผู้บริหารระดับสูงของตลาดหลักทรัพย์ </w:t>
      </w:r>
    </w:p>
    <w:p w14:paraId="3B0AEB37" w14:textId="77777777" w:rsidR="007C54AF" w:rsidRPr="008F7995" w:rsidRDefault="007C54AF" w:rsidP="007C54AF">
      <w:pPr>
        <w:spacing w:before="120" w:after="0" w:line="240" w:lineRule="auto"/>
        <w:ind w:left="1800" w:hanging="720"/>
        <w:jc w:val="thaiDistribute"/>
        <w:rPr>
          <w:color w:val="000000" w:themeColor="text1"/>
        </w:rPr>
      </w:pPr>
      <w:r w:rsidRPr="008F7995">
        <w:rPr>
          <w:color w:val="000000" w:themeColor="text1"/>
        </w:rPr>
        <w:tab/>
        <w:t xml:space="preserve">(3) </w:t>
      </w:r>
      <w:r w:rsidRPr="008F7995">
        <w:rPr>
          <w:color w:val="000000" w:themeColor="text1"/>
          <w:cs/>
        </w:rPr>
        <w:t>เป็นญาติสนิท</w:t>
      </w:r>
      <w:r w:rsidRPr="008F7995">
        <w:rPr>
          <w:rStyle w:val="FootnoteReference"/>
          <w:color w:val="000000" w:themeColor="text1"/>
          <w:sz w:val="28"/>
          <w:szCs w:val="28"/>
          <w:cs/>
        </w:rPr>
        <w:footnoteReference w:id="4"/>
      </w:r>
      <w:r w:rsidRPr="008F7995">
        <w:rPr>
          <w:color w:val="000000" w:themeColor="text1"/>
          <w:cs/>
        </w:rPr>
        <w:t xml:space="preserve"> ของบุคคลตาม (</w:t>
      </w:r>
      <w:r w:rsidRPr="008F7995">
        <w:rPr>
          <w:color w:val="000000" w:themeColor="text1"/>
        </w:rPr>
        <w:t xml:space="preserve">1) </w:t>
      </w:r>
      <w:r w:rsidRPr="008F7995">
        <w:rPr>
          <w:color w:val="000000" w:themeColor="text1"/>
          <w:cs/>
        </w:rPr>
        <w:t>หรือ (</w:t>
      </w:r>
      <w:r w:rsidRPr="008F7995">
        <w:rPr>
          <w:color w:val="000000" w:themeColor="text1"/>
        </w:rPr>
        <w:t xml:space="preserve">2) </w:t>
      </w:r>
      <w:r w:rsidRPr="008F7995">
        <w:rPr>
          <w:color w:val="000000" w:themeColor="text1"/>
          <w:cs/>
        </w:rPr>
        <w:t xml:space="preserve">หรือ </w:t>
      </w:r>
    </w:p>
    <w:p w14:paraId="2CEE6B22" w14:textId="77777777" w:rsidR="007C54AF" w:rsidRPr="008F7995" w:rsidRDefault="007C54AF" w:rsidP="007C54AF">
      <w:pPr>
        <w:spacing w:before="120" w:after="0" w:line="240" w:lineRule="auto"/>
        <w:ind w:left="1800" w:hanging="720"/>
        <w:jc w:val="thaiDistribute"/>
        <w:rPr>
          <w:color w:val="000000" w:themeColor="text1"/>
        </w:rPr>
      </w:pPr>
      <w:r w:rsidRPr="008F7995">
        <w:rPr>
          <w:color w:val="000000" w:themeColor="text1"/>
        </w:rPr>
        <w:tab/>
        <w:t xml:space="preserve">(4) </w:t>
      </w:r>
      <w:r w:rsidRPr="008F7995">
        <w:rPr>
          <w:color w:val="000000" w:themeColor="text1"/>
          <w:cs/>
        </w:rPr>
        <w:t>เป็นผู้ที่เกี่ยวข้อง</w:t>
      </w:r>
      <w:r w:rsidRPr="008F7995">
        <w:rPr>
          <w:rStyle w:val="FootnoteReference"/>
          <w:color w:val="000000" w:themeColor="text1"/>
          <w:sz w:val="28"/>
          <w:szCs w:val="28"/>
          <w:cs/>
        </w:rPr>
        <w:footnoteReference w:id="5"/>
      </w:r>
      <w:r w:rsidRPr="008F7995">
        <w:rPr>
          <w:color w:val="000000" w:themeColor="text1"/>
          <w:cs/>
        </w:rPr>
        <w:t xml:space="preserve"> ของบุคคลตาม (</w:t>
      </w:r>
      <w:r w:rsidRPr="008F7995">
        <w:rPr>
          <w:color w:val="000000" w:themeColor="text1"/>
        </w:rPr>
        <w:t xml:space="preserve">1) </w:t>
      </w:r>
      <w:r w:rsidRPr="008F7995">
        <w:rPr>
          <w:color w:val="000000" w:themeColor="text1"/>
          <w:cs/>
        </w:rPr>
        <w:t>หรือ (</w:t>
      </w:r>
      <w:r w:rsidRPr="008F7995">
        <w:rPr>
          <w:color w:val="000000" w:themeColor="text1"/>
        </w:rPr>
        <w:t>2)</w:t>
      </w:r>
    </w:p>
    <w:p w14:paraId="388E5AD0" w14:textId="73E462D7" w:rsidR="007C54AF" w:rsidRPr="008F7995" w:rsidRDefault="007C54AF" w:rsidP="00D87BFA">
      <w:pPr>
        <w:spacing w:before="120" w:after="0" w:line="240" w:lineRule="auto"/>
        <w:ind w:left="1800"/>
        <w:jc w:val="thaiDistribute"/>
        <w:rPr>
          <w:color w:val="000000" w:themeColor="text1"/>
        </w:rPr>
      </w:pPr>
      <w:r w:rsidRPr="008F7995">
        <w:rPr>
          <w:color w:val="000000" w:themeColor="text1"/>
          <w:cs/>
        </w:rPr>
        <w:t>ผู้เสนองานจะต้องดำเนินการชี้แจงรายละเอียด</w:t>
      </w:r>
      <w:r w:rsidR="00D87BFA">
        <w:rPr>
          <w:rFonts w:hint="cs"/>
          <w:color w:val="000000" w:themeColor="text1"/>
          <w:cs/>
        </w:rPr>
        <w:t>การ</w:t>
      </w:r>
      <w:r w:rsidR="00D87BFA" w:rsidRPr="008F7995">
        <w:rPr>
          <w:color w:val="000000" w:themeColor="text1"/>
          <w:spacing w:val="4"/>
          <w:cs/>
        </w:rPr>
        <w:t>มี</w:t>
      </w:r>
      <w:r w:rsidR="00D87BFA" w:rsidRPr="008F7995">
        <w:rPr>
          <w:color w:val="000000" w:themeColor="text1"/>
          <w:cs/>
        </w:rPr>
        <w:t>ส่วนได้เสีย</w:t>
      </w:r>
      <w:r w:rsidR="00D87BFA">
        <w:rPr>
          <w:rFonts w:hint="cs"/>
          <w:color w:val="000000" w:themeColor="text1"/>
          <w:cs/>
        </w:rPr>
        <w:t>ดังกล่าว</w:t>
      </w:r>
      <w:r w:rsidRPr="008F7995">
        <w:rPr>
          <w:color w:val="000000" w:themeColor="text1"/>
          <w:cs/>
        </w:rPr>
        <w:t>ให้ตลาดหลักทรัพย์ทราบเป็นลายลักษณ์อักษร</w:t>
      </w:r>
      <w:r w:rsidRPr="008F7995" w:rsidDel="00D84E30">
        <w:rPr>
          <w:color w:val="000000" w:themeColor="text1"/>
          <w:cs/>
        </w:rPr>
        <w:t xml:space="preserve"> </w:t>
      </w:r>
      <w:r w:rsidRPr="008F7995">
        <w:rPr>
          <w:color w:val="000000" w:themeColor="text1"/>
          <w:spacing w:val="-4"/>
        </w:rPr>
        <w:t>(</w:t>
      </w:r>
      <w:r w:rsidRPr="008F7995">
        <w:rPr>
          <w:color w:val="000000" w:themeColor="text1"/>
          <w:spacing w:val="-4"/>
          <w:cs/>
        </w:rPr>
        <w:t>ตรวจสอบรายชื่อของคณะกรรมการตลาดหลักทรัพย์ หรือผู้บริหารระดับสูงของตลาดหลักทรัพย์</w:t>
      </w:r>
      <w:r w:rsidRPr="008F7995">
        <w:rPr>
          <w:color w:val="000000" w:themeColor="text1"/>
          <w:cs/>
        </w:rPr>
        <w:t xml:space="preserve"> ได้จาก </w:t>
      </w:r>
      <w:r w:rsidR="00830411" w:rsidRPr="00830411">
        <w:rPr>
          <w:color w:val="000000" w:themeColor="text1"/>
        </w:rPr>
        <w:t>https://www.set.or.th/th/about/overview/board-of-directors</w:t>
      </w:r>
      <w:r w:rsidRPr="008F7995">
        <w:rPr>
          <w:color w:val="000000" w:themeColor="text1"/>
          <w:cs/>
        </w:rPr>
        <w:t xml:space="preserve"> และ</w:t>
      </w:r>
      <w:r w:rsidR="00D87BFA">
        <w:rPr>
          <w:rFonts w:hint="cs"/>
          <w:color w:val="000000" w:themeColor="text1"/>
          <w:cs/>
        </w:rPr>
        <w:t xml:space="preserve"> </w:t>
      </w:r>
      <w:r w:rsidR="00830411" w:rsidRPr="00830411">
        <w:rPr>
          <w:color w:val="000000" w:themeColor="text1"/>
        </w:rPr>
        <w:t>https://www.set.or.th/th/about/overview/organization-and-management</w:t>
      </w:r>
      <w:r w:rsidR="00EA7818" w:rsidRPr="008F7995">
        <w:rPr>
          <w:color w:val="000000" w:themeColor="text1"/>
        </w:rPr>
        <w:t>)</w:t>
      </w:r>
    </w:p>
    <w:p w14:paraId="21FC20B4" w14:textId="6F3E328F" w:rsidR="00BC594B" w:rsidRPr="008F7995" w:rsidRDefault="007A4FDA" w:rsidP="004019C5">
      <w:pPr>
        <w:spacing w:before="120" w:after="0" w:line="240" w:lineRule="auto"/>
        <w:ind w:left="1080" w:hanging="513"/>
        <w:jc w:val="thaiDistribute"/>
        <w:rPr>
          <w:b/>
          <w:bCs/>
          <w:color w:val="000000" w:themeColor="text1"/>
          <w:cs/>
        </w:rPr>
      </w:pPr>
      <w:r w:rsidRPr="008F7995">
        <w:rPr>
          <w:b/>
          <w:bCs/>
          <w:color w:val="000000" w:themeColor="text1"/>
        </w:rPr>
        <w:t>5</w:t>
      </w:r>
      <w:r w:rsidR="00BC594B" w:rsidRPr="008F7995">
        <w:rPr>
          <w:b/>
          <w:bCs/>
          <w:color w:val="000000" w:themeColor="text1"/>
        </w:rPr>
        <w:t>.</w:t>
      </w:r>
      <w:r w:rsidR="001F1D65" w:rsidRPr="008F7995">
        <w:rPr>
          <w:b/>
          <w:bCs/>
          <w:color w:val="000000" w:themeColor="text1"/>
        </w:rPr>
        <w:t>2</w:t>
      </w:r>
      <w:r w:rsidR="00BC594B" w:rsidRPr="008F7995">
        <w:rPr>
          <w:b/>
          <w:bCs/>
          <w:color w:val="000000" w:themeColor="text1"/>
        </w:rPr>
        <w:tab/>
      </w:r>
      <w:r w:rsidR="00BC594B" w:rsidRPr="008F7995">
        <w:rPr>
          <w:b/>
          <w:bCs/>
          <w:color w:val="000000" w:themeColor="text1"/>
          <w:cs/>
        </w:rPr>
        <w:t>หลักฐาน</w:t>
      </w:r>
      <w:r w:rsidR="00294FFC" w:rsidRPr="008F7995">
        <w:rPr>
          <w:b/>
          <w:bCs/>
          <w:color w:val="000000" w:themeColor="text1"/>
          <w:cs/>
        </w:rPr>
        <w:t>ด้านคุณสมบัติ</w:t>
      </w:r>
    </w:p>
    <w:p w14:paraId="607F5B2D" w14:textId="0C064B28" w:rsidR="0028317D" w:rsidRPr="008F7995" w:rsidRDefault="0028317D" w:rsidP="008000B6">
      <w:pPr>
        <w:spacing w:before="120" w:after="0" w:line="240" w:lineRule="auto"/>
        <w:ind w:left="1077"/>
        <w:jc w:val="thaiDistribute"/>
      </w:pPr>
      <w:r w:rsidRPr="008F7995">
        <w:rPr>
          <w:spacing w:val="2"/>
          <w:cs/>
        </w:rPr>
        <w:t xml:space="preserve">ให้ผู้เสนองานยื่นเอกสารแสดงคุณสมบัติของผู้เสนองาน </w:t>
      </w:r>
      <w:r w:rsidR="00B24707" w:rsidRPr="008F7995">
        <w:rPr>
          <w:spacing w:val="2"/>
          <w:cs/>
        </w:rPr>
        <w:t xml:space="preserve">พร้อมทั้งเอกสารและรายละเอียดดังต่อไปนี้ </w:t>
      </w:r>
    </w:p>
    <w:p w14:paraId="10D9B99F" w14:textId="687DFAE5" w:rsidR="0028317D" w:rsidRPr="008F7995" w:rsidRDefault="0028317D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5.</w:t>
      </w:r>
      <w:r w:rsidR="001F1D65" w:rsidRPr="008F7995">
        <w:t>2</w:t>
      </w:r>
      <w:r w:rsidRPr="008F7995">
        <w:t xml:space="preserve">.1 </w:t>
      </w:r>
      <w:r w:rsidRPr="008F7995">
        <w:tab/>
      </w:r>
      <w:commentRangeStart w:id="13"/>
      <w:r w:rsidRPr="008F7995">
        <w:rPr>
          <w:cs/>
        </w:rPr>
        <w:t>หลักฐาน</w:t>
      </w:r>
      <w:r w:rsidR="002021D9" w:rsidRPr="008F7995">
        <w:rPr>
          <w:cs/>
        </w:rPr>
        <w:t>ของผู้เสนองาน</w:t>
      </w:r>
      <w:commentRangeEnd w:id="13"/>
      <w:r w:rsidR="00CD33D0" w:rsidRPr="008F7995">
        <w:rPr>
          <w:rStyle w:val="CommentReference"/>
          <w:sz w:val="28"/>
          <w:szCs w:val="28"/>
          <w:cs/>
        </w:rPr>
        <w:commentReference w:id="13"/>
      </w:r>
    </w:p>
    <w:p w14:paraId="3AD83076" w14:textId="440F1A54" w:rsidR="005D0DFB" w:rsidRPr="008F7995" w:rsidRDefault="0028317D" w:rsidP="004019C5">
      <w:pPr>
        <w:spacing w:before="120" w:after="0" w:line="240" w:lineRule="auto"/>
        <w:ind w:left="2520" w:hanging="720"/>
        <w:jc w:val="thaiDistribute"/>
        <w:rPr>
          <w:cs/>
        </w:rPr>
      </w:pPr>
      <w:r w:rsidRPr="008F7995">
        <w:t>5.</w:t>
      </w:r>
      <w:r w:rsidR="001F1D65" w:rsidRPr="008F7995">
        <w:t>2</w:t>
      </w:r>
      <w:r w:rsidRPr="008F7995">
        <w:t>.1.1</w:t>
      </w:r>
      <w:r w:rsidRPr="008F7995">
        <w:tab/>
      </w:r>
      <w:r w:rsidRPr="008F7995">
        <w:rPr>
          <w:cs/>
        </w:rPr>
        <w:t>กรณี</w:t>
      </w:r>
      <w:r w:rsidR="00DD2BD4" w:rsidRPr="008F7995">
        <w:rPr>
          <w:cs/>
        </w:rPr>
        <w:t>ที่ผู้เสนองาน</w:t>
      </w:r>
      <w:r w:rsidRPr="008F7995">
        <w:rPr>
          <w:cs/>
        </w:rPr>
        <w:t>เป็น</w:t>
      </w:r>
      <w:r w:rsidR="005D0DFB" w:rsidRPr="008F7995">
        <w:rPr>
          <w:cs/>
        </w:rPr>
        <w:t>นิติบุคคล</w:t>
      </w:r>
      <w:r w:rsidRPr="008F7995">
        <w:rPr>
          <w:cs/>
        </w:rPr>
        <w:t>ภาคเอกชน</w:t>
      </w:r>
    </w:p>
    <w:p w14:paraId="12A95E44" w14:textId="34EBDB68" w:rsidR="005D0DFB" w:rsidRPr="008F7995" w:rsidRDefault="005D0DFB" w:rsidP="005D0DFB">
      <w:pPr>
        <w:numPr>
          <w:ilvl w:val="0"/>
          <w:numId w:val="5"/>
        </w:numPr>
        <w:spacing w:before="120" w:after="0" w:line="240" w:lineRule="auto"/>
        <w:ind w:left="3060" w:hanging="540"/>
        <w:jc w:val="thaiDistribute"/>
      </w:pPr>
      <w:commentRangeStart w:id="14"/>
      <w:r w:rsidRPr="008F7995">
        <w:rPr>
          <w:spacing w:val="6"/>
          <w:cs/>
        </w:rPr>
        <w:t>ห้างหุ้นส่วนสามัญหรือห้างหุ้นส่วนจำกัด ให้ยื่น</w:t>
      </w:r>
      <w:r w:rsidR="00796E82" w:rsidRPr="008F7995">
        <w:rPr>
          <w:spacing w:val="6"/>
          <w:cs/>
        </w:rPr>
        <w:t>สำเนา</w:t>
      </w:r>
      <w:r w:rsidR="0028317D" w:rsidRPr="008F7995">
        <w:rPr>
          <w:spacing w:val="6"/>
          <w:cs/>
        </w:rPr>
        <w:t>หนังสือรับรองการจด</w:t>
      </w:r>
      <w:r w:rsidR="0028317D" w:rsidRPr="008F7995">
        <w:rPr>
          <w:cs/>
        </w:rPr>
        <w:t>ทะเบียนนิติบุคคล</w:t>
      </w:r>
      <w:r w:rsidR="00444933" w:rsidRPr="008F7995">
        <w:rPr>
          <w:cs/>
        </w:rPr>
        <w:t xml:space="preserve"> </w:t>
      </w:r>
      <w:commentRangeEnd w:id="14"/>
      <w:r w:rsidR="00CD33D0" w:rsidRPr="008F7995">
        <w:rPr>
          <w:rStyle w:val="CommentReference"/>
          <w:sz w:val="28"/>
          <w:szCs w:val="28"/>
          <w:cs/>
        </w:rPr>
        <w:commentReference w:id="14"/>
      </w:r>
      <w:commentRangeStart w:id="15"/>
      <w:r w:rsidRPr="008F7995">
        <w:rPr>
          <w:cs/>
        </w:rPr>
        <w:t>สำเนาบัญชีรายชื่อหุ้นส่วนผู้จัดการ</w:t>
      </w:r>
      <w:commentRangeEnd w:id="15"/>
      <w:r w:rsidR="00AF2495" w:rsidRPr="008F7995">
        <w:rPr>
          <w:rStyle w:val="CommentReference"/>
          <w:sz w:val="28"/>
          <w:szCs w:val="28"/>
        </w:rPr>
        <w:commentReference w:id="15"/>
      </w:r>
    </w:p>
    <w:p w14:paraId="55106C7C" w14:textId="574CEC09" w:rsidR="00766FE3" w:rsidRPr="008F7995" w:rsidRDefault="00766FE3" w:rsidP="00766FE3">
      <w:pPr>
        <w:numPr>
          <w:ilvl w:val="0"/>
          <w:numId w:val="5"/>
        </w:numPr>
        <w:spacing w:before="120" w:after="0" w:line="240" w:lineRule="auto"/>
        <w:ind w:left="3060" w:hanging="540"/>
        <w:jc w:val="thaiDistribute"/>
      </w:pPr>
      <w:commentRangeStart w:id="16"/>
      <w:r w:rsidRPr="008F7995">
        <w:rPr>
          <w:spacing w:val="4"/>
          <w:cs/>
        </w:rPr>
        <w:t>บริษัทหรือบริษัทมหาชนจำกัด ให้ยื่นสำเนาหนังสือรับรองการจดทะเบียนนิติ</w:t>
      </w:r>
      <w:r w:rsidRPr="008F7995">
        <w:rPr>
          <w:cs/>
        </w:rPr>
        <w:t xml:space="preserve">บุคคลพร้อมวัตถุประสงค์ </w:t>
      </w:r>
      <w:commentRangeEnd w:id="16"/>
      <w:r w:rsidR="00CD33D0" w:rsidRPr="008F7995">
        <w:rPr>
          <w:rStyle w:val="CommentReference"/>
          <w:sz w:val="28"/>
          <w:szCs w:val="28"/>
          <w:cs/>
        </w:rPr>
        <w:commentReference w:id="16"/>
      </w:r>
      <w:commentRangeStart w:id="17"/>
      <w:r w:rsidRPr="008F7995">
        <w:rPr>
          <w:cs/>
        </w:rPr>
        <w:t xml:space="preserve">หนังสือบริคณห์สนธิ สำเนาบัญชีรายชื่อผู้ถือหุ้น (บอจ. </w:t>
      </w:r>
      <w:r w:rsidRPr="008F7995">
        <w:t xml:space="preserve">5 </w:t>
      </w:r>
      <w:r w:rsidRPr="008F7995">
        <w:rPr>
          <w:cs/>
        </w:rPr>
        <w:t>หรือ</w:t>
      </w:r>
      <w:r w:rsidRPr="008F7995">
        <w:t xml:space="preserve"> </w:t>
      </w:r>
      <w:r w:rsidRPr="008F7995">
        <w:rPr>
          <w:cs/>
        </w:rPr>
        <w:t xml:space="preserve">บมจ. </w:t>
      </w:r>
      <w:r w:rsidRPr="008F7995">
        <w:t xml:space="preserve">006) </w:t>
      </w:r>
      <w:r w:rsidRPr="008F7995">
        <w:rPr>
          <w:cs/>
        </w:rPr>
        <w:t xml:space="preserve">หรือสำเนาบัญชีรายชื่อผู้ถือหุ้นรายใหญ่ (ถ้ามี) </w:t>
      </w:r>
    </w:p>
    <w:p w14:paraId="2199AB3B" w14:textId="3D080B82" w:rsidR="00766FE3" w:rsidRPr="00D5743A" w:rsidRDefault="00766FE3" w:rsidP="00766FE3">
      <w:pPr>
        <w:numPr>
          <w:ilvl w:val="0"/>
          <w:numId w:val="5"/>
        </w:numPr>
        <w:spacing w:before="120" w:after="0" w:line="240" w:lineRule="auto"/>
        <w:ind w:left="3060" w:hanging="540"/>
        <w:jc w:val="thaiDistribute"/>
      </w:pPr>
      <w:r w:rsidRPr="008F7995">
        <w:rPr>
          <w:cs/>
        </w:rPr>
        <w:t xml:space="preserve">สำเนางบการเงินย้อนหลัง </w:t>
      </w:r>
      <w:r w:rsidRPr="008F7995">
        <w:t>3 (</w:t>
      </w:r>
      <w:r w:rsidRPr="008F7995">
        <w:rPr>
          <w:cs/>
        </w:rPr>
        <w:t>สาม) ปี ที่ผ่านการรับรองจา</w:t>
      </w:r>
      <w:r w:rsidRPr="00EB0B51">
        <w:rPr>
          <w:cs/>
        </w:rPr>
        <w:t>กผู้ตรวจสอบบัญชีอย่างถูกต้องตามที่กฎหมายกำหนด</w:t>
      </w:r>
      <w:commentRangeEnd w:id="17"/>
      <w:r w:rsidR="00AF2495" w:rsidRPr="00D5743A">
        <w:rPr>
          <w:rStyle w:val="CommentReference"/>
          <w:sz w:val="28"/>
          <w:szCs w:val="28"/>
        </w:rPr>
        <w:commentReference w:id="17"/>
      </w:r>
    </w:p>
    <w:p w14:paraId="3443C76C" w14:textId="78AE45D3" w:rsidR="00766FE3" w:rsidRPr="00D5743A" w:rsidRDefault="00766FE3" w:rsidP="00766FE3">
      <w:pPr>
        <w:numPr>
          <w:ilvl w:val="0"/>
          <w:numId w:val="5"/>
        </w:numPr>
        <w:spacing w:before="120" w:after="0" w:line="240" w:lineRule="auto"/>
        <w:ind w:left="3060" w:hanging="540"/>
        <w:jc w:val="thaiDistribute"/>
      </w:pPr>
      <w:commentRangeStart w:id="18"/>
      <w:r w:rsidRPr="00882D73">
        <w:rPr>
          <w:cs/>
        </w:rPr>
        <w:t xml:space="preserve">สำเนาใบทะเบียนพาณิชย์ </w:t>
      </w:r>
      <w:commentRangeEnd w:id="18"/>
      <w:r w:rsidR="00711B8E" w:rsidRPr="00882D73">
        <w:rPr>
          <w:rStyle w:val="CommentReference"/>
          <w:sz w:val="28"/>
          <w:szCs w:val="28"/>
          <w:cs/>
        </w:rPr>
        <w:commentReference w:id="18"/>
      </w:r>
      <w:commentRangeStart w:id="19"/>
      <w:r w:rsidRPr="00882D73">
        <w:rPr>
          <w:cs/>
        </w:rPr>
        <w:t>สำ</w:t>
      </w:r>
      <w:r w:rsidR="00535AEB" w:rsidRPr="00882D73">
        <w:rPr>
          <w:rFonts w:hint="cs"/>
          <w:cs/>
        </w:rPr>
        <w:t>เนา</w:t>
      </w:r>
      <w:r w:rsidRPr="00882D73">
        <w:rPr>
          <w:cs/>
        </w:rPr>
        <w:t xml:space="preserve">ใบทะเบียนภาษีมูลค่าเพิ่ม </w:t>
      </w:r>
      <w:commentRangeEnd w:id="19"/>
      <w:r w:rsidR="00711B8E" w:rsidRPr="00882D73">
        <w:rPr>
          <w:rStyle w:val="CommentReference"/>
          <w:sz w:val="28"/>
          <w:szCs w:val="28"/>
          <w:cs/>
        </w:rPr>
        <w:commentReference w:id="19"/>
      </w:r>
      <w:r w:rsidRPr="00882D73">
        <w:rPr>
          <w:cs/>
        </w:rPr>
        <w:t>และเอกสารอื่นใด</w:t>
      </w:r>
      <w:r w:rsidRPr="00EB0B51">
        <w:rPr>
          <w:spacing w:val="6"/>
          <w:cs/>
        </w:rPr>
        <w:t>ที่ถือ</w:t>
      </w:r>
      <w:r w:rsidRPr="00EB0B51">
        <w:rPr>
          <w:cs/>
        </w:rPr>
        <w:t>ว่าเป็นประโยชน์</w:t>
      </w:r>
      <w:r w:rsidR="00A27757">
        <w:rPr>
          <w:rFonts w:hint="cs"/>
          <w:cs/>
        </w:rPr>
        <w:t>ต่อการพิจารณาของ</w:t>
      </w:r>
      <w:r w:rsidRPr="00EB0B51">
        <w:rPr>
          <w:cs/>
        </w:rPr>
        <w:t>ตลาดหลักทรัพย์ (ถ้ามี)</w:t>
      </w:r>
    </w:p>
    <w:p w14:paraId="3DB94951" w14:textId="417B1597" w:rsidR="0028317D" w:rsidRPr="00D5743A" w:rsidRDefault="0028317D" w:rsidP="004019C5">
      <w:pPr>
        <w:spacing w:before="120" w:after="0" w:line="240" w:lineRule="auto"/>
        <w:ind w:left="2520" w:hanging="720"/>
        <w:jc w:val="thaiDistribute"/>
      </w:pPr>
      <w:r w:rsidRPr="00EB0B51">
        <w:t>5.</w:t>
      </w:r>
      <w:r w:rsidR="001F1D65" w:rsidRPr="00EB0B51">
        <w:t>2</w:t>
      </w:r>
      <w:r w:rsidRPr="00EB0B51">
        <w:t>.1.</w:t>
      </w:r>
      <w:r w:rsidR="00DC2E89">
        <w:t>2</w:t>
      </w:r>
      <w:r w:rsidRPr="00EB0B51">
        <w:tab/>
      </w:r>
      <w:r w:rsidRPr="00EB0B51">
        <w:rPr>
          <w:cs/>
        </w:rPr>
        <w:t>กรณี</w:t>
      </w:r>
      <w:r w:rsidR="00586477" w:rsidRPr="00EB0B51">
        <w:rPr>
          <w:cs/>
        </w:rPr>
        <w:t>ที่ผู้เสนองาน</w:t>
      </w:r>
      <w:r w:rsidRPr="00EB0B51">
        <w:rPr>
          <w:cs/>
        </w:rPr>
        <w:t>เป็นหน่วยงานของรัฐ</w:t>
      </w:r>
    </w:p>
    <w:p w14:paraId="083E8C16" w14:textId="7B4AD72F" w:rsidR="0028317D" w:rsidRPr="00D5743A" w:rsidRDefault="00796E82" w:rsidP="004019C5">
      <w:pPr>
        <w:numPr>
          <w:ilvl w:val="0"/>
          <w:numId w:val="23"/>
        </w:numPr>
        <w:spacing w:before="120" w:after="0" w:line="240" w:lineRule="auto"/>
        <w:ind w:left="3060" w:hanging="540"/>
        <w:jc w:val="thaiDistribute"/>
      </w:pPr>
      <w:commentRangeStart w:id="20"/>
      <w:r w:rsidRPr="00EB0B51">
        <w:rPr>
          <w:cs/>
        </w:rPr>
        <w:t>สำเนา</w:t>
      </w:r>
      <w:r w:rsidR="0028317D" w:rsidRPr="00EB0B51">
        <w:rPr>
          <w:cs/>
        </w:rPr>
        <w:t xml:space="preserve">หลักฐานการเป็นนิติบุคคล </w:t>
      </w:r>
    </w:p>
    <w:p w14:paraId="6290CB6E" w14:textId="012E1C2A" w:rsidR="0028317D" w:rsidRPr="00D5743A" w:rsidRDefault="00796E82" w:rsidP="004019C5">
      <w:pPr>
        <w:numPr>
          <w:ilvl w:val="0"/>
          <w:numId w:val="23"/>
        </w:numPr>
        <w:spacing w:before="120" w:after="0" w:line="240" w:lineRule="auto"/>
        <w:ind w:left="3060" w:hanging="540"/>
        <w:jc w:val="thaiDistribute"/>
      </w:pPr>
      <w:r w:rsidRPr="00EB0B51">
        <w:rPr>
          <w:cs/>
        </w:rPr>
        <w:lastRenderedPageBreak/>
        <w:t>สำเนา</w:t>
      </w:r>
      <w:r w:rsidR="0028317D" w:rsidRPr="00EB0B51">
        <w:rPr>
          <w:cs/>
        </w:rPr>
        <w:t xml:space="preserve">คำสั่งแต่งตั้งผู้มีอำนาจกระทำการแทนหน่วยงาน </w:t>
      </w:r>
      <w:commentRangeEnd w:id="20"/>
      <w:r w:rsidR="00CD33D0" w:rsidRPr="00D5743A">
        <w:rPr>
          <w:rStyle w:val="CommentReference"/>
          <w:sz w:val="28"/>
          <w:szCs w:val="28"/>
        </w:rPr>
        <w:commentReference w:id="20"/>
      </w:r>
    </w:p>
    <w:p w14:paraId="3094398E" w14:textId="3B859292" w:rsidR="0028317D" w:rsidRPr="00D5743A" w:rsidRDefault="0028317D" w:rsidP="004019C5">
      <w:pPr>
        <w:spacing w:before="120" w:after="0" w:line="240" w:lineRule="auto"/>
        <w:ind w:left="1800" w:hanging="720"/>
        <w:jc w:val="thaiDistribute"/>
      </w:pPr>
      <w:r w:rsidRPr="00D5743A">
        <w:t>5</w:t>
      </w:r>
      <w:r w:rsidRPr="00EB0B51">
        <w:t>.</w:t>
      </w:r>
      <w:r w:rsidR="001F1D65" w:rsidRPr="00D5743A">
        <w:t>2</w:t>
      </w:r>
      <w:r w:rsidRPr="00EB0B51">
        <w:t>.</w:t>
      </w:r>
      <w:r w:rsidR="001126B5" w:rsidRPr="00EB0B51">
        <w:t>2</w:t>
      </w:r>
      <w:r w:rsidRPr="00D5743A">
        <w:tab/>
      </w:r>
      <w:r w:rsidRPr="00EB0B51">
        <w:rPr>
          <w:cs/>
        </w:rPr>
        <w:t>หนังสือรับรอง</w:t>
      </w:r>
      <w:r w:rsidR="00C14F04" w:rsidRPr="00EB0B51">
        <w:rPr>
          <w:cs/>
        </w:rPr>
        <w:t>คุณสมบัติของผู้เสนองานตามแบบที่กำหนดไว้ใน</w:t>
      </w:r>
      <w:r w:rsidR="00C14F04" w:rsidRPr="00EB0B51">
        <w:rPr>
          <w:u w:val="single"/>
          <w:cs/>
        </w:rPr>
        <w:t xml:space="preserve">เอกสารแนบท้ายหมายเลข </w:t>
      </w:r>
      <w:r w:rsidR="00C14F04" w:rsidRPr="00EB0B51">
        <w:rPr>
          <w:u w:val="single"/>
        </w:rPr>
        <w:t>2</w:t>
      </w:r>
      <w:r w:rsidR="00C14F04" w:rsidRPr="00EB0B51">
        <w:t xml:space="preserve"> </w:t>
      </w:r>
      <w:r w:rsidR="004053FF">
        <w:rPr>
          <w:rFonts w:hint="cs"/>
          <w:cs/>
        </w:rPr>
        <w:t xml:space="preserve"> </w:t>
      </w:r>
      <w:r w:rsidR="005819CA" w:rsidRPr="00EB0B51">
        <w:rPr>
          <w:cs/>
        </w:rPr>
        <w:t>และหนังสือ</w:t>
      </w:r>
      <w:r w:rsidR="000E1D6C" w:rsidRPr="00EB0B51">
        <w:rPr>
          <w:cs/>
        </w:rPr>
        <w:t>ชี้แจง</w:t>
      </w:r>
      <w:r w:rsidR="005819CA" w:rsidRPr="00EB0B51">
        <w:rPr>
          <w:cs/>
        </w:rPr>
        <w:t>รายละเอียด</w:t>
      </w:r>
      <w:r w:rsidR="00FD6877" w:rsidRPr="00EB0B51">
        <w:rPr>
          <w:cs/>
        </w:rPr>
        <w:t>การ</w:t>
      </w:r>
      <w:r w:rsidR="005819CA" w:rsidRPr="00EB0B51">
        <w:rPr>
          <w:cs/>
        </w:rPr>
        <w:t xml:space="preserve">มีส่วนได้เสียเกี่ยวกับกิจการของตลาดหลักทรัพย์ (ถ้ามี) </w:t>
      </w:r>
      <w:r w:rsidRPr="00EB0B51">
        <w:rPr>
          <w:cs/>
        </w:rPr>
        <w:t>ตามที่กำหนดไว้</w:t>
      </w:r>
      <w:r w:rsidR="007B3C5C" w:rsidRPr="00EB0B51">
        <w:rPr>
          <w:cs/>
        </w:rPr>
        <w:t xml:space="preserve">ในข้อ </w:t>
      </w:r>
      <w:r w:rsidR="00BF03CF" w:rsidRPr="00D5743A">
        <w:t>5</w:t>
      </w:r>
      <w:r w:rsidR="00BF03CF" w:rsidRPr="00EB0B51">
        <w:t>.</w:t>
      </w:r>
      <w:r w:rsidR="00BF03CF" w:rsidRPr="00D5743A">
        <w:t>1</w:t>
      </w:r>
      <w:r w:rsidR="00BF03CF" w:rsidRPr="00EB0B51">
        <w:t>.</w:t>
      </w:r>
      <w:r w:rsidR="00BF03CF" w:rsidRPr="00D5743A">
        <w:t>5</w:t>
      </w:r>
      <w:r w:rsidRPr="00EB0B51">
        <w:t xml:space="preserve"> </w:t>
      </w:r>
    </w:p>
    <w:p w14:paraId="3FC9508D" w14:textId="0043D123" w:rsidR="001126B5" w:rsidRPr="00D5743A" w:rsidRDefault="00324F98" w:rsidP="00C14F04">
      <w:pPr>
        <w:spacing w:before="120" w:after="0" w:line="240" w:lineRule="auto"/>
        <w:ind w:left="1800" w:hanging="720"/>
        <w:jc w:val="thaiDistribute"/>
      </w:pPr>
      <w:r w:rsidRPr="00EB0B51">
        <w:t>5.</w:t>
      </w:r>
      <w:r w:rsidR="001F1D65" w:rsidRPr="00D5743A">
        <w:t>2</w:t>
      </w:r>
      <w:r w:rsidRPr="00EB0B51">
        <w:t>.</w:t>
      </w:r>
      <w:r w:rsidR="00C14F04" w:rsidRPr="00EB0B51">
        <w:t>3</w:t>
      </w:r>
      <w:r w:rsidRPr="00EB0B51">
        <w:tab/>
      </w:r>
      <w:r w:rsidR="0028317D" w:rsidRPr="00EB0B51">
        <w:rPr>
          <w:cs/>
        </w:rPr>
        <w:t>สำเนาบัตรประจำตัวประชาชนของผู้มีอำนาจลงนาม</w:t>
      </w:r>
      <w:r w:rsidRPr="00EB0B51">
        <w:rPr>
          <w:cs/>
        </w:rPr>
        <w:t xml:space="preserve"> </w:t>
      </w:r>
      <w:r w:rsidR="0028317D" w:rsidRPr="00EB0B51">
        <w:rPr>
          <w:cs/>
        </w:rPr>
        <w:t>หรือ</w:t>
      </w:r>
      <w:r w:rsidR="00C132DC" w:rsidRPr="00EB0B51">
        <w:rPr>
          <w:cs/>
        </w:rPr>
        <w:t>สำเนา</w:t>
      </w:r>
      <w:r w:rsidR="0028317D" w:rsidRPr="00EB0B51">
        <w:rPr>
          <w:cs/>
        </w:rPr>
        <w:t>หนังสือเดินทาง</w:t>
      </w:r>
      <w:r w:rsidR="00C132DC" w:rsidRPr="00EB0B51">
        <w:rPr>
          <w:cs/>
        </w:rPr>
        <w:t xml:space="preserve"> (</w:t>
      </w:r>
      <w:r w:rsidR="00C132DC" w:rsidRPr="00D5743A">
        <w:t>Passport</w:t>
      </w:r>
      <w:r w:rsidR="00C132DC" w:rsidRPr="00EB0B51">
        <w:t xml:space="preserve">) </w:t>
      </w:r>
      <w:r w:rsidR="00C132DC" w:rsidRPr="00EB0B51">
        <w:rPr>
          <w:cs/>
        </w:rPr>
        <w:t>สำหรับ</w:t>
      </w:r>
      <w:r w:rsidR="0028317D" w:rsidRPr="00EB0B51">
        <w:rPr>
          <w:cs/>
        </w:rPr>
        <w:t>กรณีผู้มีอำนาจลงนามเป็นคนต่างด้าว พร้อม</w:t>
      </w:r>
      <w:r w:rsidR="00C14F04" w:rsidRPr="00EB0B51">
        <w:rPr>
          <w:cs/>
        </w:rPr>
        <w:t>เอกสารการตรวจลงตรา</w:t>
      </w:r>
      <w:r w:rsidR="00C14F04" w:rsidRPr="00D5743A">
        <w:t xml:space="preserve"> (Visa) </w:t>
      </w:r>
      <w:r w:rsidR="00C14F04" w:rsidRPr="00EB0B51">
        <w:rPr>
          <w:cs/>
        </w:rPr>
        <w:t>และ</w:t>
      </w:r>
      <w:r w:rsidR="0028317D" w:rsidRPr="00EB0B51">
        <w:rPr>
          <w:cs/>
        </w:rPr>
        <w:t>หนังสืออนุญาตให้ทำงาน</w:t>
      </w:r>
      <w:r w:rsidR="00C132DC" w:rsidRPr="00EB0B51">
        <w:rPr>
          <w:cs/>
        </w:rPr>
        <w:t xml:space="preserve"> (</w:t>
      </w:r>
      <w:r w:rsidR="00C132DC" w:rsidRPr="00D5743A">
        <w:t>Work Permit</w:t>
      </w:r>
      <w:r w:rsidR="00C132DC" w:rsidRPr="00EB0B51">
        <w:t>)</w:t>
      </w:r>
      <w:r w:rsidR="0028317D" w:rsidRPr="00EB0B51">
        <w:t xml:space="preserve"> (</w:t>
      </w:r>
      <w:r w:rsidR="0028317D" w:rsidRPr="00EB0B51">
        <w:rPr>
          <w:cs/>
        </w:rPr>
        <w:t xml:space="preserve">ถ้ามี) </w:t>
      </w:r>
    </w:p>
    <w:p w14:paraId="1CB7551F" w14:textId="44BACD6F" w:rsidR="0028317D" w:rsidRPr="00D5743A" w:rsidRDefault="00324F98" w:rsidP="00C14F04">
      <w:pPr>
        <w:spacing w:before="120" w:after="0" w:line="240" w:lineRule="auto"/>
        <w:ind w:left="1800" w:hanging="720"/>
        <w:jc w:val="thaiDistribute"/>
      </w:pPr>
      <w:r w:rsidRPr="00EB0B51">
        <w:t>5.</w:t>
      </w:r>
      <w:r w:rsidR="001F1D65" w:rsidRPr="00D5743A">
        <w:t>2</w:t>
      </w:r>
      <w:r w:rsidRPr="00EB0B51">
        <w:t>.</w:t>
      </w:r>
      <w:r w:rsidR="001126B5" w:rsidRPr="00EB0B51">
        <w:t>4</w:t>
      </w:r>
      <w:r w:rsidR="0028317D" w:rsidRPr="00EB0B51">
        <w:tab/>
      </w:r>
      <w:r w:rsidR="0028317D" w:rsidRPr="00EB0B51">
        <w:rPr>
          <w:cs/>
        </w:rPr>
        <w:t>หนังสือมอบอำนาจ (ถ้ามี) ให้ระบุการมอบอำนาจให้ชัดเจน พร้อม</w:t>
      </w:r>
      <w:r w:rsidR="005E0E6D" w:rsidRPr="00EB0B51">
        <w:rPr>
          <w:cs/>
        </w:rPr>
        <w:t>ลงนามและ</w:t>
      </w:r>
      <w:r w:rsidR="0028317D" w:rsidRPr="00EB0B51">
        <w:rPr>
          <w:cs/>
        </w:rPr>
        <w:t>ประทับตรา (ถ้ามี) และติดอากรแสตมป์ให้ครบถ้วนตามกฎหมาย พร้อม</w:t>
      </w:r>
      <w:r w:rsidR="00BF03CF" w:rsidRPr="00EB0B51">
        <w:rPr>
          <w:cs/>
        </w:rPr>
        <w:t>สำเนาบัตรประจำตัวประชาชน หรือสำเนาหนังสือเดินทาง (แล้วแต่กรณี) ของ</w:t>
      </w:r>
      <w:r w:rsidR="0028317D" w:rsidRPr="00EB0B51">
        <w:rPr>
          <w:cs/>
        </w:rPr>
        <w:t>ผู้มอบอำนาจและผู้รับมอบอำนาจ</w:t>
      </w:r>
    </w:p>
    <w:p w14:paraId="6F72D396" w14:textId="26B3FDA6" w:rsidR="00C14F04" w:rsidRPr="00D5743A" w:rsidRDefault="00C14F04" w:rsidP="00C14F04">
      <w:pPr>
        <w:spacing w:before="120" w:after="0" w:line="240" w:lineRule="auto"/>
        <w:ind w:left="1800" w:hanging="720"/>
        <w:jc w:val="thaiDistribute"/>
      </w:pPr>
      <w:r w:rsidRPr="00D5743A">
        <w:t>5.2.</w:t>
      </w:r>
      <w:r w:rsidR="00D011EC">
        <w:t>5</w:t>
      </w:r>
      <w:r w:rsidRPr="00D5743A">
        <w:tab/>
      </w:r>
      <w:r w:rsidR="0028317D" w:rsidRPr="00EB0B51">
        <w:rPr>
          <w:cs/>
        </w:rPr>
        <w:t>หากเอกสารหลักฐานของผู้เ</w:t>
      </w:r>
      <w:r w:rsidR="006E6DCF" w:rsidRPr="00EB0B51">
        <w:rPr>
          <w:cs/>
        </w:rPr>
        <w:t>สนองาน</w:t>
      </w:r>
      <w:r w:rsidR="0028317D" w:rsidRPr="00EB0B51">
        <w:rPr>
          <w:cs/>
        </w:rPr>
        <w:t>ข้างต้นไม่ใช่ต้นฉบับ ให้ผู้เ</w:t>
      </w:r>
      <w:r w:rsidR="00324F98" w:rsidRPr="00EB0B51">
        <w:rPr>
          <w:cs/>
        </w:rPr>
        <w:t>สนองาน</w:t>
      </w:r>
      <w:r w:rsidR="0028317D" w:rsidRPr="00EB0B51">
        <w:rPr>
          <w:cs/>
        </w:rPr>
        <w:t>หรือผู้รับมอบอำนาจแล้วแต่กรณี ลงนามและประทับตรา (ถ้ามี) กำกับในทุกหน้า</w:t>
      </w:r>
      <w:r w:rsidR="00F46F5B" w:rsidRPr="00EB0B51">
        <w:rPr>
          <w:cs/>
        </w:rPr>
        <w:t xml:space="preserve"> </w:t>
      </w:r>
    </w:p>
    <w:p w14:paraId="404955E9" w14:textId="621686AB" w:rsidR="00EC7B01" w:rsidRDefault="00C14F04" w:rsidP="009B0884">
      <w:pPr>
        <w:spacing w:before="120" w:after="0" w:line="240" w:lineRule="auto"/>
        <w:ind w:left="1800" w:hanging="720"/>
        <w:jc w:val="thaiDistribute"/>
      </w:pPr>
      <w:r w:rsidRPr="00D5743A">
        <w:t>5.2.</w:t>
      </w:r>
      <w:r w:rsidR="00D011EC">
        <w:t>6</w:t>
      </w:r>
      <w:r w:rsidRPr="00D5743A">
        <w:tab/>
      </w:r>
      <w:r w:rsidRPr="00EB0B51">
        <w:rPr>
          <w:cs/>
        </w:rPr>
        <w:t>ในกรณี</w:t>
      </w:r>
      <w:r w:rsidR="00A17F47" w:rsidRPr="00EB0B51">
        <w:rPr>
          <w:cs/>
        </w:rPr>
        <w:t>ของ</w:t>
      </w:r>
      <w:r w:rsidRPr="00EB0B51">
        <w:rPr>
          <w:cs/>
        </w:rPr>
        <w:t>นิติบุคคลต่างประเทศ</w:t>
      </w:r>
      <w:r w:rsidR="00A17F47" w:rsidRPr="00EB0B51">
        <w:rPr>
          <w:cs/>
        </w:rPr>
        <w:t xml:space="preserve"> </w:t>
      </w:r>
      <w:r w:rsidRPr="00EB0B51">
        <w:rPr>
          <w:cs/>
        </w:rPr>
        <w:t>สำเนาเอกสาร</w:t>
      </w:r>
      <w:r w:rsidRPr="00EB0B51">
        <w:rPr>
          <w:spacing w:val="2"/>
          <w:cs/>
        </w:rPr>
        <w:t>แสดงคุณสมบัติของ</w:t>
      </w:r>
      <w:r w:rsidRPr="00EB0B51">
        <w:rPr>
          <w:cs/>
        </w:rPr>
        <w:t>นิติบุคคลต่างประเทศดังกล่าว</w:t>
      </w:r>
      <w:r w:rsidRPr="00EB0B51">
        <w:rPr>
          <w:spacing w:val="2"/>
          <w:cs/>
        </w:rPr>
        <w:t>จะต้องรับรองโดย</w:t>
      </w:r>
      <w:r w:rsidRPr="00EB0B51">
        <w:rPr>
          <w:cs/>
        </w:rPr>
        <w:t xml:space="preserve"> </w:t>
      </w:r>
      <w:r w:rsidRPr="00D5743A">
        <w:t xml:space="preserve">Notary Public </w:t>
      </w:r>
      <w:r w:rsidRPr="00EB0B51">
        <w:rPr>
          <w:cs/>
        </w:rPr>
        <w:t>ตามกฎหมายของประเทศนั้นด้วย</w:t>
      </w:r>
      <w:r w:rsidR="00B81DDC">
        <w:t xml:space="preserve"> </w:t>
      </w:r>
      <w:r w:rsidR="00B81DDC">
        <w:rPr>
          <w:rFonts w:hint="cs"/>
          <w:cs/>
        </w:rPr>
        <w:t>และหาก</w:t>
      </w:r>
      <w:r w:rsidR="00B81DDC" w:rsidRPr="00EB0B51">
        <w:rPr>
          <w:cs/>
        </w:rPr>
        <w:t>เอกสาร</w:t>
      </w:r>
      <w:r w:rsidR="00B81DDC" w:rsidRPr="00124D0C">
        <w:rPr>
          <w:rFonts w:hint="cs"/>
          <w:spacing w:val="6"/>
          <w:cs/>
        </w:rPr>
        <w:t>ดังกล่าว</w:t>
      </w:r>
      <w:r w:rsidR="00B81DDC" w:rsidRPr="00124D0C">
        <w:rPr>
          <w:spacing w:val="6"/>
          <w:cs/>
        </w:rPr>
        <w:t>เป็นภาษาต่างประเทศ ให้ผู้เสนองานจัดทำคำแปลภาษาไทยพร้อมลง</w:t>
      </w:r>
      <w:r w:rsidR="0097725C" w:rsidRPr="00124D0C">
        <w:rPr>
          <w:rFonts w:hint="cs"/>
          <w:spacing w:val="6"/>
          <w:cs/>
        </w:rPr>
        <w:t>นาม</w:t>
      </w:r>
      <w:r w:rsidR="00B81DDC" w:rsidRPr="00124D0C">
        <w:rPr>
          <w:spacing w:val="6"/>
          <w:cs/>
        </w:rPr>
        <w:t>รับรองคำ</w:t>
      </w:r>
      <w:r w:rsidR="00B81DDC" w:rsidRPr="00EB0B51">
        <w:rPr>
          <w:cs/>
        </w:rPr>
        <w:t>แปลโดยผู้แปล</w:t>
      </w:r>
      <w:r w:rsidR="00B81DDC">
        <w:rPr>
          <w:rFonts w:hint="cs"/>
          <w:cs/>
        </w:rPr>
        <w:t>ด้วย</w:t>
      </w:r>
    </w:p>
    <w:p w14:paraId="22F3F3D3" w14:textId="1C7AD9D0" w:rsidR="009B0884" w:rsidRPr="00D5743A" w:rsidRDefault="00C14F04" w:rsidP="009B0884">
      <w:pPr>
        <w:spacing w:before="120" w:after="0" w:line="240" w:lineRule="auto"/>
        <w:ind w:left="1800" w:hanging="720"/>
        <w:jc w:val="thaiDistribute"/>
      </w:pPr>
      <w:r w:rsidRPr="00D5743A">
        <w:rPr>
          <w:spacing w:val="2"/>
        </w:rPr>
        <w:t>5.2.</w:t>
      </w:r>
      <w:r w:rsidR="00D011EC">
        <w:rPr>
          <w:spacing w:val="2"/>
        </w:rPr>
        <w:t>7</w:t>
      </w:r>
      <w:r w:rsidRPr="00D5743A">
        <w:rPr>
          <w:spacing w:val="2"/>
        </w:rPr>
        <w:tab/>
      </w:r>
      <w:r w:rsidRPr="00EB0B51">
        <w:rPr>
          <w:cs/>
        </w:rPr>
        <w:t>เอกสารที่หน่วยงานของรัฐเป็นผู้ออกหรือรับรองให้ จะต้องมีอายุการรับรองไม่</w:t>
      </w:r>
      <w:r w:rsidRPr="002021D9">
        <w:rPr>
          <w:cs/>
        </w:rPr>
        <w:t xml:space="preserve">เกิน </w:t>
      </w:r>
      <w:r w:rsidRPr="002021D9">
        <w:t>3 (</w:t>
      </w:r>
      <w:r w:rsidRPr="00EB0B51">
        <w:rPr>
          <w:cs/>
        </w:rPr>
        <w:t>สาม) เดือน นับถึงวันที่ประกาศข้อกำหนดและขอบเขตของงานฉบับนี้</w:t>
      </w:r>
    </w:p>
    <w:p w14:paraId="38D30A0F" w14:textId="3002CC2B" w:rsidR="009B0884" w:rsidRPr="00D5743A" w:rsidRDefault="009B0884" w:rsidP="009B0884">
      <w:pPr>
        <w:spacing w:before="120" w:after="0" w:line="240" w:lineRule="auto"/>
        <w:ind w:left="1800" w:hanging="720"/>
        <w:jc w:val="thaiDistribute"/>
      </w:pPr>
      <w:r w:rsidRPr="00EB0B51">
        <w:t>5.2.</w:t>
      </w:r>
      <w:r w:rsidR="002404B6">
        <w:t>8</w:t>
      </w:r>
      <w:r w:rsidRPr="00EB0B51">
        <w:tab/>
      </w:r>
      <w:r w:rsidRPr="00EB0B51">
        <w:rPr>
          <w:cs/>
        </w:rPr>
        <w:t>บัญชีรายการเอกสารทั้งหมดที่ได้ยื่นพร้อมข้อเสนองาน</w:t>
      </w:r>
    </w:p>
    <w:p w14:paraId="5871A8B4" w14:textId="41B749E4" w:rsidR="00294FFC" w:rsidRPr="00EB0B51" w:rsidRDefault="00294FFC" w:rsidP="004019C5">
      <w:pPr>
        <w:spacing w:before="120" w:after="0" w:line="240" w:lineRule="auto"/>
        <w:ind w:left="1080" w:hanging="513"/>
        <w:jc w:val="thaiDistribute"/>
        <w:rPr>
          <w:b/>
          <w:bCs/>
          <w:cs/>
        </w:rPr>
      </w:pPr>
      <w:r w:rsidRPr="00D5743A">
        <w:rPr>
          <w:b/>
          <w:bCs/>
        </w:rPr>
        <w:t>5</w:t>
      </w:r>
      <w:r w:rsidRPr="00EB0B51">
        <w:rPr>
          <w:b/>
          <w:bCs/>
        </w:rPr>
        <w:t>.</w:t>
      </w:r>
      <w:r w:rsidR="009E45B6" w:rsidRPr="00EB0B51">
        <w:rPr>
          <w:b/>
          <w:bCs/>
        </w:rPr>
        <w:t>3</w:t>
      </w:r>
      <w:r w:rsidRPr="00D5743A">
        <w:rPr>
          <w:b/>
          <w:bCs/>
        </w:rPr>
        <w:tab/>
      </w:r>
      <w:r w:rsidRPr="002021D9">
        <w:rPr>
          <w:b/>
          <w:bCs/>
          <w:cs/>
        </w:rPr>
        <w:t>หลักฐาน</w:t>
      </w:r>
      <w:r w:rsidR="00C116D9" w:rsidRPr="002021D9">
        <w:rPr>
          <w:b/>
          <w:bCs/>
          <w:cs/>
        </w:rPr>
        <w:t>ด้านเทคนิค</w:t>
      </w:r>
    </w:p>
    <w:p w14:paraId="1B61F229" w14:textId="77777777" w:rsidR="00C116D9" w:rsidRPr="00D5743A" w:rsidRDefault="00C116D9" w:rsidP="004019C5">
      <w:pPr>
        <w:spacing w:before="120" w:after="0" w:line="240" w:lineRule="auto"/>
        <w:ind w:left="1080"/>
        <w:jc w:val="thaiDistribute"/>
      </w:pPr>
      <w:r w:rsidRPr="00EB0B51">
        <w:rPr>
          <w:cs/>
        </w:rPr>
        <w:t>ให้ผู้เสนองานยื่นเอกสารแสดงข้อมูลด้านเทคนิค โดยมีรายละเอียดดังต่อไปนี้</w:t>
      </w:r>
    </w:p>
    <w:p w14:paraId="1793D089" w14:textId="765F4BA9" w:rsidR="005E39F1" w:rsidRPr="00D5743A" w:rsidRDefault="00C116D9" w:rsidP="004019C5">
      <w:pPr>
        <w:spacing w:before="120" w:after="0" w:line="240" w:lineRule="auto"/>
        <w:ind w:left="1800" w:hanging="720"/>
        <w:jc w:val="thaiDistribute"/>
      </w:pPr>
      <w:r w:rsidRPr="00D5743A">
        <w:t>5</w:t>
      </w:r>
      <w:r w:rsidRPr="00EB0B51">
        <w:t>.</w:t>
      </w:r>
      <w:r w:rsidR="009E45B6" w:rsidRPr="00EB0B51">
        <w:t>3</w:t>
      </w:r>
      <w:r w:rsidRPr="00EB0B51">
        <w:t>.</w:t>
      </w:r>
      <w:r w:rsidRPr="00D5743A">
        <w:t>1</w:t>
      </w:r>
      <w:r w:rsidRPr="00D5743A">
        <w:tab/>
      </w:r>
      <w:r w:rsidR="005E39F1" w:rsidRPr="004053FF">
        <w:rPr>
          <w:spacing w:val="-2"/>
          <w:cs/>
        </w:rPr>
        <w:t>เอกสารตารางเปรียบเทียบข้อกำหนดทางเทคนิค (</w:t>
      </w:r>
      <w:r w:rsidR="005E39F1" w:rsidRPr="004053FF">
        <w:rPr>
          <w:spacing w:val="-2"/>
        </w:rPr>
        <w:t>Comply Specification)</w:t>
      </w:r>
      <w:r w:rsidR="00553C02" w:rsidRPr="004053FF">
        <w:rPr>
          <w:spacing w:val="-2"/>
        </w:rPr>
        <w:t xml:space="preserve"> (</w:t>
      </w:r>
      <w:r w:rsidR="00553C02" w:rsidRPr="004053FF">
        <w:rPr>
          <w:spacing w:val="-2"/>
          <w:cs/>
        </w:rPr>
        <w:t>ถ้ามี)</w:t>
      </w:r>
      <w:r w:rsidR="005E39F1" w:rsidRPr="004053FF">
        <w:rPr>
          <w:spacing w:val="-2"/>
          <w:cs/>
        </w:rPr>
        <w:t xml:space="preserve"> ตาม</w:t>
      </w:r>
      <w:r w:rsidR="005E39F1" w:rsidRPr="004053FF">
        <w:rPr>
          <w:spacing w:val="4"/>
          <w:cs/>
        </w:rPr>
        <w:t>รายละเอียดขอบเขต</w:t>
      </w:r>
      <w:r w:rsidR="00BD6EA2" w:rsidRPr="004053FF">
        <w:rPr>
          <w:spacing w:val="4"/>
          <w:cs/>
        </w:rPr>
        <w:t>ของ</w:t>
      </w:r>
      <w:r w:rsidR="005E39F1" w:rsidRPr="004053FF">
        <w:rPr>
          <w:spacing w:val="4"/>
          <w:cs/>
        </w:rPr>
        <w:t>งานที่ระบุ</w:t>
      </w:r>
      <w:r w:rsidR="004053FF" w:rsidRPr="004053FF">
        <w:rPr>
          <w:rFonts w:hint="cs"/>
          <w:spacing w:val="4"/>
          <w:cs/>
        </w:rPr>
        <w:t>ไว้</w:t>
      </w:r>
      <w:r w:rsidR="005E39F1" w:rsidRPr="004053FF">
        <w:rPr>
          <w:spacing w:val="4"/>
          <w:cs/>
        </w:rPr>
        <w:t>ใน</w:t>
      </w:r>
      <w:r w:rsidR="005E39F1" w:rsidRPr="004053FF">
        <w:rPr>
          <w:spacing w:val="4"/>
          <w:u w:val="single"/>
          <w:cs/>
        </w:rPr>
        <w:t>เอกสารแนบ</w:t>
      </w:r>
      <w:r w:rsidR="002561C7" w:rsidRPr="004053FF">
        <w:rPr>
          <w:spacing w:val="4"/>
          <w:u w:val="single"/>
          <w:cs/>
        </w:rPr>
        <w:t>ท้าย</w:t>
      </w:r>
      <w:r w:rsidR="005E39F1" w:rsidRPr="004053FF">
        <w:rPr>
          <w:spacing w:val="4"/>
          <w:u w:val="single"/>
          <w:cs/>
        </w:rPr>
        <w:t xml:space="preserve">หมายเลข </w:t>
      </w:r>
      <w:r w:rsidR="005E39F1" w:rsidRPr="004053FF">
        <w:rPr>
          <w:spacing w:val="4"/>
          <w:u w:val="single"/>
        </w:rPr>
        <w:t>1</w:t>
      </w:r>
      <w:r w:rsidR="005E39F1" w:rsidRPr="004053FF">
        <w:rPr>
          <w:spacing w:val="4"/>
        </w:rPr>
        <w:t xml:space="preserve"> </w:t>
      </w:r>
      <w:r w:rsidR="005E39F1" w:rsidRPr="004053FF">
        <w:rPr>
          <w:spacing w:val="4"/>
          <w:cs/>
        </w:rPr>
        <w:t>และข้อเสนองาน พร้อม</w:t>
      </w:r>
      <w:r w:rsidR="005E39F1" w:rsidRPr="004053FF">
        <w:rPr>
          <w:cs/>
        </w:rPr>
        <w:t>แนบเอกสารอ้างอิง เช่น แค</w:t>
      </w:r>
      <w:r w:rsidR="008E614A" w:rsidRPr="004053FF">
        <w:rPr>
          <w:cs/>
        </w:rPr>
        <w:t>็</w:t>
      </w:r>
      <w:r w:rsidR="005E39F1" w:rsidRPr="004053FF">
        <w:rPr>
          <w:cs/>
        </w:rPr>
        <w:t>ตตา</w:t>
      </w:r>
      <w:r w:rsidR="008E614A" w:rsidRPr="004053FF">
        <w:rPr>
          <w:cs/>
        </w:rPr>
        <w:t>ล็อก</w:t>
      </w:r>
      <w:r w:rsidR="00BD6EA2" w:rsidRPr="004053FF">
        <w:rPr>
          <w:cs/>
        </w:rPr>
        <w:t xml:space="preserve"> (</w:t>
      </w:r>
      <w:r w:rsidR="00BD6EA2" w:rsidRPr="004053FF">
        <w:t>Catalog</w:t>
      </w:r>
      <w:r w:rsidR="00BD6EA2" w:rsidRPr="00B01808">
        <w:t xml:space="preserve">) </w:t>
      </w:r>
      <w:r w:rsidR="005E39F1" w:rsidRPr="00E73292">
        <w:rPr>
          <w:cs/>
        </w:rPr>
        <w:t>ของผลิตภัณฑ์ที่นำเสนอ</w:t>
      </w:r>
      <w:r w:rsidR="00FE5FE9" w:rsidRPr="00E73292">
        <w:rPr>
          <w:cs/>
        </w:rPr>
        <w:t xml:space="preserve"> เป็นต้น</w:t>
      </w:r>
    </w:p>
    <w:p w14:paraId="5312CDFE" w14:textId="33C68C07" w:rsidR="004D612D" w:rsidRDefault="005E39F1" w:rsidP="0097725C">
      <w:pPr>
        <w:spacing w:before="120" w:after="0" w:line="240" w:lineRule="auto"/>
        <w:ind w:left="1800" w:hanging="720"/>
        <w:jc w:val="thaiDistribute"/>
      </w:pPr>
      <w:r w:rsidRPr="004D612D">
        <w:t>5.</w:t>
      </w:r>
      <w:r w:rsidR="009E45B6" w:rsidRPr="004D612D">
        <w:t>3</w:t>
      </w:r>
      <w:r w:rsidRPr="004D612D">
        <w:t>.2</w:t>
      </w:r>
      <w:r w:rsidRPr="004D612D">
        <w:tab/>
      </w:r>
      <w:r w:rsidR="009B0884" w:rsidRPr="004D612D">
        <w:rPr>
          <w:cs/>
        </w:rPr>
        <w:t>รายละเอียดของ</w:t>
      </w:r>
      <w:r w:rsidR="00C116D9" w:rsidRPr="004D612D">
        <w:rPr>
          <w:cs/>
        </w:rPr>
        <w:t>บุคลากรหลักของผู้เสนองาน และทีมงาน</w:t>
      </w:r>
      <w:r w:rsidRPr="004D612D">
        <w:rPr>
          <w:cs/>
        </w:rPr>
        <w:t xml:space="preserve"> (ถ้ามี) ซึ่งประกอบด้วยรายชื่อบุคลากรหลัก</w:t>
      </w:r>
      <w:r w:rsidRPr="004D612D">
        <w:rPr>
          <w:rFonts w:cs="Times New Roman"/>
          <w:rtl/>
          <w:lang w:bidi="ar-SA"/>
        </w:rPr>
        <w:t xml:space="preserve"> </w:t>
      </w:r>
      <w:r w:rsidRPr="004D612D">
        <w:rPr>
          <w:cs/>
        </w:rPr>
        <w:t>แผนภูมิ อำนาจหน้าที่ความรับผิดชอบ (</w:t>
      </w:r>
      <w:r w:rsidRPr="004D612D">
        <w:t xml:space="preserve">Organization Chart &amp; Job Description) </w:t>
      </w:r>
      <w:r w:rsidRPr="004D612D">
        <w:rPr>
          <w:cs/>
        </w:rPr>
        <w:t>พร้อมทั้งเอกสารแสดงคุณสมบัติ หน้าที่ ประสบการณ์</w:t>
      </w:r>
      <w:r w:rsidR="00BD6EA2" w:rsidRPr="004D612D">
        <w:rPr>
          <w:cs/>
        </w:rPr>
        <w:t xml:space="preserve"> </w:t>
      </w:r>
      <w:r w:rsidRPr="004D612D">
        <w:rPr>
          <w:cs/>
        </w:rPr>
        <w:t>และหลักฐาน</w:t>
      </w:r>
      <w:r w:rsidR="004053FF" w:rsidRPr="004D612D">
        <w:rPr>
          <w:cs/>
        </w:rPr>
        <w:t>ที่เกี่ยวข้อง</w:t>
      </w:r>
      <w:r w:rsidR="006410DA" w:rsidRPr="004D612D">
        <w:rPr>
          <w:cs/>
        </w:rPr>
        <w:t>โดยมี</w:t>
      </w:r>
      <w:r w:rsidRPr="004D612D">
        <w:rPr>
          <w:cs/>
        </w:rPr>
        <w:t>รายละเอียด</w:t>
      </w:r>
      <w:r w:rsidR="00B01808" w:rsidRPr="004D612D">
        <w:rPr>
          <w:cs/>
        </w:rPr>
        <w:t>เป็นไป</w:t>
      </w:r>
      <w:r w:rsidRPr="004D612D">
        <w:rPr>
          <w:cs/>
        </w:rPr>
        <w:t>ตามที่</w:t>
      </w:r>
      <w:r w:rsidR="00B01808" w:rsidRPr="004D612D">
        <w:rPr>
          <w:cs/>
        </w:rPr>
        <w:t>กำหนดไว้</w:t>
      </w:r>
      <w:r w:rsidRPr="004D612D">
        <w:rPr>
          <w:cs/>
        </w:rPr>
        <w:t>ใน</w:t>
      </w:r>
      <w:r w:rsidRPr="004D612D">
        <w:rPr>
          <w:u w:val="single"/>
          <w:cs/>
        </w:rPr>
        <w:t>เอกสารแนบ</w:t>
      </w:r>
      <w:r w:rsidR="002561C7" w:rsidRPr="004D612D">
        <w:rPr>
          <w:u w:val="single"/>
          <w:cs/>
        </w:rPr>
        <w:t>ท้าย</w:t>
      </w:r>
      <w:r w:rsidRPr="004D612D">
        <w:rPr>
          <w:u w:val="single"/>
          <w:cs/>
        </w:rPr>
        <w:t xml:space="preserve">หมายเลข </w:t>
      </w:r>
      <w:r w:rsidRPr="004D612D">
        <w:rPr>
          <w:u w:val="single"/>
        </w:rPr>
        <w:t>1</w:t>
      </w:r>
      <w:r w:rsidR="0097725C" w:rsidRPr="004D612D">
        <w:rPr>
          <w:cs/>
        </w:rPr>
        <w:t xml:space="preserve"> </w:t>
      </w:r>
      <w:r w:rsidR="00301C93" w:rsidRPr="004D612D">
        <w:rPr>
          <w:cs/>
        </w:rPr>
        <w:t>ทั้งนี้ บุคลากรหลักข้างต้น</w:t>
      </w:r>
      <w:r w:rsidR="001E6CF8" w:rsidRPr="004D612D">
        <w:rPr>
          <w:cs/>
        </w:rPr>
        <w:t>จะต้องอยู่ในทีมงานของผู้เสนองานและจะต้องร่วมทำงานตามโครงการฯ ด้วยตนเองตลอดระยะเวลาดำเนินงานตามโครงการฯ</w:t>
      </w:r>
      <w:r w:rsidR="0097725C" w:rsidRPr="004D612D">
        <w:rPr>
          <w:cs/>
        </w:rPr>
        <w:t xml:space="preserve"> ห้ามมิให้มีการเปลี่ยนแปลงบุคลากรหลักโดยมิได้รับความยินยอมล่วงหน้าเป็นลายลักษณ์อักษรจากตลาดหลักทรัพย์ </w:t>
      </w:r>
    </w:p>
    <w:p w14:paraId="45D872D2" w14:textId="62F6BF29" w:rsidR="004D612D" w:rsidRPr="00D5743A" w:rsidRDefault="004D612D" w:rsidP="00C90C81">
      <w:pPr>
        <w:spacing w:before="120" w:after="0" w:line="240" w:lineRule="auto"/>
        <w:ind w:left="1800"/>
        <w:jc w:val="thaiDistribute"/>
      </w:pPr>
      <w:r>
        <w:rPr>
          <w:rFonts w:hint="cs"/>
          <w:cs/>
        </w:rPr>
        <w:t>ในกรณี</w:t>
      </w:r>
      <w:r w:rsidR="0097725C" w:rsidRPr="004D612D">
        <w:rPr>
          <w:cs/>
        </w:rPr>
        <w:t>ผู้เสนองาน</w:t>
      </w:r>
      <w:r w:rsidR="001E6CF8" w:rsidRPr="004D612D">
        <w:rPr>
          <w:cs/>
        </w:rPr>
        <w:t>มีความจำเป็นจะต้องมอบหมายงานให้บุคคลอื่นมาดำเนินการแทน</w:t>
      </w:r>
      <w:r w:rsidR="0097725C" w:rsidRPr="004D612D">
        <w:rPr>
          <w:cs/>
        </w:rPr>
        <w:t xml:space="preserve"> หรือตลาดหลักทรัพย์ร้องขอให้มีการเปลี่ยนแปลงบุคลากร</w:t>
      </w:r>
      <w:r w:rsidRPr="004D612D">
        <w:rPr>
          <w:cs/>
        </w:rPr>
        <w:t xml:space="preserve">ดังกล่าว </w:t>
      </w:r>
      <w:r w:rsidR="0097725C" w:rsidRPr="004D612D">
        <w:rPr>
          <w:cs/>
        </w:rPr>
        <w:t>ผู้เสนองาน</w:t>
      </w:r>
      <w:r w:rsidRPr="004D612D">
        <w:rPr>
          <w:cs/>
        </w:rPr>
        <w:t>จะต้อง</w:t>
      </w:r>
      <w:r w:rsidR="0097725C" w:rsidRPr="004D612D">
        <w:rPr>
          <w:cs/>
        </w:rPr>
        <w:t>จัดหาบุคลากร</w:t>
      </w:r>
      <w:r w:rsidRPr="00C90C81">
        <w:rPr>
          <w:rFonts w:eastAsia="Calibri"/>
          <w:cs/>
        </w:rPr>
        <w:t>เพื่อทดแทนผู้ปฏิบัติงานเดิมซึ่ง</w:t>
      </w:r>
      <w:r w:rsidR="001E6CF8" w:rsidRPr="004D612D">
        <w:rPr>
          <w:cs/>
        </w:rPr>
        <w:t xml:space="preserve">มีประสบการณ์และคุณสมบัติอย่างน้อยเท่ากับผู้ที่ระบุชื่อไว้ </w:t>
      </w:r>
    </w:p>
    <w:p w14:paraId="538E75C7" w14:textId="00591776" w:rsidR="00C116D9" w:rsidRPr="00D5743A" w:rsidRDefault="00C116D9" w:rsidP="004019C5">
      <w:pPr>
        <w:spacing w:before="120" w:after="0" w:line="240" w:lineRule="auto"/>
        <w:ind w:left="1800" w:hanging="720"/>
        <w:jc w:val="thaiDistribute"/>
      </w:pPr>
      <w:r w:rsidRPr="00D5743A">
        <w:lastRenderedPageBreak/>
        <w:t>5</w:t>
      </w:r>
      <w:r w:rsidRPr="00EB0B51">
        <w:t>.</w:t>
      </w:r>
      <w:r w:rsidR="009E45B6" w:rsidRPr="00EB0B51">
        <w:t>3</w:t>
      </w:r>
      <w:r w:rsidRPr="00EB0B51">
        <w:t>.</w:t>
      </w:r>
      <w:r w:rsidR="005E39F1" w:rsidRPr="00D5743A">
        <w:t>3</w:t>
      </w:r>
      <w:r w:rsidRPr="00D5743A">
        <w:tab/>
      </w:r>
      <w:r w:rsidRPr="00EB0B51">
        <w:rPr>
          <w:cs/>
        </w:rPr>
        <w:t>แผนการทำงานโดยละเอียด</w:t>
      </w:r>
      <w:r w:rsidR="006410DA" w:rsidRPr="00EB0B51">
        <w:rPr>
          <w:cs/>
        </w:rPr>
        <w:t xml:space="preserve"> </w:t>
      </w:r>
      <w:r w:rsidRPr="00EB0B51">
        <w:rPr>
          <w:cs/>
        </w:rPr>
        <w:t>และเอกสารทางเทคนิค</w:t>
      </w:r>
      <w:r w:rsidR="005E39F1" w:rsidRPr="00EB0B51">
        <w:rPr>
          <w:cs/>
        </w:rPr>
        <w:t xml:space="preserve"> (ถ้ามี)</w:t>
      </w:r>
      <w:r w:rsidRPr="00EB0B51">
        <w:rPr>
          <w:cs/>
        </w:rPr>
        <w:t xml:space="preserve"> </w:t>
      </w:r>
      <w:r w:rsidR="006410DA" w:rsidRPr="00EB0B51">
        <w:rPr>
          <w:cs/>
        </w:rPr>
        <w:t>โดย</w:t>
      </w:r>
      <w:r w:rsidR="00B01808">
        <w:rPr>
          <w:rFonts w:hint="cs"/>
          <w:cs/>
        </w:rPr>
        <w:t>มี</w:t>
      </w:r>
      <w:r w:rsidR="005E39F1" w:rsidRPr="00EB0B51">
        <w:rPr>
          <w:cs/>
        </w:rPr>
        <w:t>รายละเอียด</w:t>
      </w:r>
      <w:r w:rsidR="006410DA" w:rsidRPr="00EB0B51">
        <w:rPr>
          <w:cs/>
        </w:rPr>
        <w:t>เป็นไปตามที่กำหนด</w:t>
      </w:r>
      <w:r w:rsidR="00B01808">
        <w:rPr>
          <w:rFonts w:hint="cs"/>
          <w:cs/>
        </w:rPr>
        <w:t>ไว้</w:t>
      </w:r>
      <w:r w:rsidR="006410DA" w:rsidRPr="00EB0B51">
        <w:rPr>
          <w:cs/>
        </w:rPr>
        <w:t>ใน</w:t>
      </w:r>
      <w:r w:rsidR="005E39F1" w:rsidRPr="00EB0B51">
        <w:rPr>
          <w:u w:val="single"/>
          <w:cs/>
        </w:rPr>
        <w:t>เอกสารแนบ</w:t>
      </w:r>
      <w:r w:rsidR="002561C7" w:rsidRPr="00EB0B51">
        <w:rPr>
          <w:u w:val="single"/>
          <w:cs/>
        </w:rPr>
        <w:t>ท้าย</w:t>
      </w:r>
      <w:r w:rsidR="005E39F1" w:rsidRPr="00EB0B51">
        <w:rPr>
          <w:u w:val="single"/>
          <w:cs/>
        </w:rPr>
        <w:t xml:space="preserve">หมายเลข </w:t>
      </w:r>
      <w:r w:rsidR="005E39F1" w:rsidRPr="00D5743A">
        <w:rPr>
          <w:u w:val="single"/>
        </w:rPr>
        <w:t>1</w:t>
      </w:r>
    </w:p>
    <w:p w14:paraId="1B493800" w14:textId="34902C29" w:rsidR="005E39F1" w:rsidRPr="00D5743A" w:rsidRDefault="005E39F1" w:rsidP="004019C5">
      <w:pPr>
        <w:spacing w:before="120" w:after="0" w:line="240" w:lineRule="auto"/>
        <w:ind w:left="1800" w:hanging="720"/>
        <w:jc w:val="thaiDistribute"/>
      </w:pPr>
      <w:r w:rsidRPr="00D5743A">
        <w:t>5</w:t>
      </w:r>
      <w:r w:rsidRPr="00EB0B51">
        <w:t>.</w:t>
      </w:r>
      <w:r w:rsidR="009E45B6" w:rsidRPr="00EB0B51">
        <w:t>3</w:t>
      </w:r>
      <w:r w:rsidRPr="00EB0B51">
        <w:t>.</w:t>
      </w:r>
      <w:r w:rsidRPr="00D5743A">
        <w:t>4</w:t>
      </w:r>
      <w:r w:rsidRPr="00D5743A">
        <w:tab/>
      </w:r>
      <w:r w:rsidR="00F46F5B" w:rsidRPr="00EB0B51">
        <w:rPr>
          <w:cs/>
        </w:rPr>
        <w:t>รายละเอียดของประสบการณ์และ</w:t>
      </w:r>
      <w:r w:rsidRPr="00EB0B51">
        <w:rPr>
          <w:cs/>
        </w:rPr>
        <w:t>ผลงาน</w:t>
      </w:r>
      <w:r w:rsidR="00F46F5B" w:rsidRPr="00EB0B51">
        <w:rPr>
          <w:cs/>
        </w:rPr>
        <w:t>ที่</w:t>
      </w:r>
      <w:r w:rsidR="00F46F5B" w:rsidRPr="00EB0B51">
        <w:rPr>
          <w:spacing w:val="4"/>
          <w:cs/>
        </w:rPr>
        <w:t>ผ่านมาที่มีลักษณะเดียวกันหรือใกล้เคียงกับงานตาม</w:t>
      </w:r>
      <w:r w:rsidRPr="00EB0B51">
        <w:rPr>
          <w:cs/>
        </w:rPr>
        <w:t>โครงการ</w:t>
      </w:r>
      <w:r w:rsidR="006410DA" w:rsidRPr="00EB0B51">
        <w:rPr>
          <w:cs/>
        </w:rPr>
        <w:t>ภายในประเทศ</w:t>
      </w:r>
      <w:r w:rsidRPr="00EB0B51">
        <w:rPr>
          <w:cs/>
        </w:rPr>
        <w:t xml:space="preserve">ที่ดำเนินการแล้วเสร็จสมบูรณ์ พร้อมระบุมูลค่าโครงการ </w:t>
      </w:r>
    </w:p>
    <w:p w14:paraId="62F61045" w14:textId="21FE04C0" w:rsidR="005E39F1" w:rsidRPr="002021D9" w:rsidRDefault="005E39F1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2021D9">
        <w:t>5.</w:t>
      </w:r>
      <w:r w:rsidR="009E45B6" w:rsidRPr="002021D9">
        <w:t>3</w:t>
      </w:r>
      <w:r w:rsidRPr="002021D9">
        <w:t>.5</w:t>
      </w:r>
      <w:r w:rsidRPr="002021D9">
        <w:tab/>
      </w:r>
      <w:r w:rsidRPr="002021D9">
        <w:rPr>
          <w:cs/>
        </w:rPr>
        <w:t xml:space="preserve">รายละเอียดอุปกรณ์ </w:t>
      </w:r>
      <w:r w:rsidR="00722AB3" w:rsidRPr="002021D9">
        <w:rPr>
          <w:cs/>
        </w:rPr>
        <w:t xml:space="preserve">เช่น </w:t>
      </w:r>
      <w:r w:rsidRPr="002021D9">
        <w:rPr>
          <w:cs/>
        </w:rPr>
        <w:t xml:space="preserve">ยี่ห้อ รุ่น พร้อมปริมาณที่นำเสนอ </w:t>
      </w:r>
      <w:r w:rsidR="00FE5FE9" w:rsidRPr="002021D9">
        <w:rPr>
          <w:cs/>
        </w:rPr>
        <w:t xml:space="preserve">เป็นต้น </w:t>
      </w:r>
      <w:r w:rsidRPr="002021D9">
        <w:rPr>
          <w:b/>
          <w:bCs/>
          <w:u w:val="single"/>
          <w:cs/>
        </w:rPr>
        <w:t>โดยไม่ระบุราคา</w:t>
      </w:r>
      <w:r w:rsidR="00B31407" w:rsidRPr="002021D9">
        <w:t xml:space="preserve"> (</w:t>
      </w:r>
      <w:r w:rsidR="00B31407" w:rsidRPr="002021D9">
        <w:rPr>
          <w:cs/>
        </w:rPr>
        <w:t>ถ้ามี)</w:t>
      </w:r>
    </w:p>
    <w:p w14:paraId="5EC24E00" w14:textId="0FC85301" w:rsidR="00680F54" w:rsidRPr="002021D9" w:rsidRDefault="00680F54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2021D9">
        <w:t>5.3.6</w:t>
      </w:r>
      <w:r w:rsidRPr="002021D9">
        <w:tab/>
      </w:r>
      <w:r w:rsidRPr="002021D9">
        <w:rPr>
          <w:spacing w:val="-2"/>
          <w:cs/>
        </w:rPr>
        <w:t>หนังสือรับรองการเป็นตัวแทนจำหน่ายผลิตภัณฑ์อย่างเป็นทางการจากเจ้าของผลิตภัณฑ์</w:t>
      </w:r>
      <w:r w:rsidR="00B31407" w:rsidRPr="002021D9">
        <w:rPr>
          <w:spacing w:val="-2"/>
          <w:cs/>
        </w:rPr>
        <w:t xml:space="preserve"> (ถ้ามี)</w:t>
      </w:r>
    </w:p>
    <w:p w14:paraId="14DB10B8" w14:textId="19FB0394" w:rsidR="00C116D9" w:rsidRPr="00D5743A" w:rsidRDefault="00C116D9" w:rsidP="004019C5">
      <w:pPr>
        <w:spacing w:before="120" w:after="0" w:line="240" w:lineRule="auto"/>
        <w:ind w:left="1800" w:hanging="720"/>
        <w:jc w:val="thaiDistribute"/>
      </w:pPr>
      <w:r w:rsidRPr="002021D9">
        <w:t>5.</w:t>
      </w:r>
      <w:r w:rsidR="009E45B6" w:rsidRPr="002021D9">
        <w:t>3</w:t>
      </w:r>
      <w:r w:rsidRPr="002021D9">
        <w:t>.</w:t>
      </w:r>
      <w:r w:rsidR="00F51460" w:rsidRPr="002021D9">
        <w:t>7</w:t>
      </w:r>
      <w:r w:rsidRPr="002021D9">
        <w:tab/>
      </w:r>
      <w:r w:rsidRPr="002021D9">
        <w:rPr>
          <w:cs/>
        </w:rPr>
        <w:t>เอกสารประกอบตามที่ระบุไว้ในข้อกำหนด</w:t>
      </w:r>
      <w:r w:rsidR="00161953" w:rsidRPr="002021D9">
        <w:rPr>
          <w:cs/>
        </w:rPr>
        <w:t>และขอบเขตของงาน</w:t>
      </w:r>
      <w:r w:rsidRPr="002021D9">
        <w:rPr>
          <w:cs/>
        </w:rPr>
        <w:t>ฉบับนี้ (ถ้ามี)</w:t>
      </w:r>
    </w:p>
    <w:p w14:paraId="024A6D78" w14:textId="0828FEB7" w:rsidR="009E45B6" w:rsidRPr="00D5743A" w:rsidRDefault="00D70E63" w:rsidP="004019C5">
      <w:pPr>
        <w:spacing w:before="120" w:after="0" w:line="240" w:lineRule="auto"/>
        <w:ind w:left="1080" w:hanging="513"/>
        <w:jc w:val="thaiDistribute"/>
        <w:rPr>
          <w:b/>
          <w:bCs/>
          <w:color w:val="000000" w:themeColor="text1"/>
        </w:rPr>
      </w:pPr>
      <w:r w:rsidRPr="00EB0B51">
        <w:rPr>
          <w:b/>
          <w:bCs/>
          <w:color w:val="000000" w:themeColor="text1"/>
        </w:rPr>
        <w:t>5.</w:t>
      </w:r>
      <w:r w:rsidR="00D53300" w:rsidRPr="00EB0B51">
        <w:rPr>
          <w:b/>
          <w:bCs/>
          <w:color w:val="000000" w:themeColor="text1"/>
        </w:rPr>
        <w:t>4</w:t>
      </w:r>
      <w:r w:rsidRPr="00EB0B51">
        <w:rPr>
          <w:b/>
          <w:bCs/>
          <w:color w:val="000000" w:themeColor="text1"/>
        </w:rPr>
        <w:tab/>
      </w:r>
      <w:r w:rsidRPr="002021D9">
        <w:rPr>
          <w:b/>
          <w:bCs/>
          <w:color w:val="000000" w:themeColor="text1"/>
          <w:cs/>
        </w:rPr>
        <w:t>หลักฐานด้านราคา</w:t>
      </w:r>
    </w:p>
    <w:p w14:paraId="2A72B827" w14:textId="6A17F932" w:rsidR="007E661A" w:rsidRPr="00D5743A" w:rsidRDefault="009E45B6" w:rsidP="008000B6">
      <w:pPr>
        <w:spacing w:before="120" w:after="0" w:line="240" w:lineRule="auto"/>
        <w:ind w:left="1797" w:hanging="720"/>
        <w:jc w:val="thaiDistribute"/>
        <w:outlineLvl w:val="2"/>
        <w:rPr>
          <w:rFonts w:eastAsia="Times New Roman"/>
        </w:rPr>
      </w:pPr>
      <w:r w:rsidRPr="00EB0B51">
        <w:rPr>
          <w:color w:val="000000" w:themeColor="text1"/>
        </w:rPr>
        <w:t>5.</w:t>
      </w:r>
      <w:r w:rsidR="00D53300" w:rsidRPr="00EB0B51">
        <w:rPr>
          <w:color w:val="000000" w:themeColor="text1"/>
        </w:rPr>
        <w:t>4</w:t>
      </w:r>
      <w:r w:rsidRPr="00EB0B51">
        <w:rPr>
          <w:color w:val="000000" w:themeColor="text1"/>
        </w:rPr>
        <w:t>.1</w:t>
      </w:r>
      <w:r w:rsidRPr="00EB0B51">
        <w:rPr>
          <w:color w:val="000000" w:themeColor="text1"/>
        </w:rPr>
        <w:tab/>
      </w:r>
      <w:r w:rsidRPr="00EB0B51">
        <w:rPr>
          <w:color w:val="000000" w:themeColor="text1"/>
          <w:cs/>
        </w:rPr>
        <w:t>ผู้เสนองานต้องเสนอราคาโดยกรอกข้อความในใบเสนอราคาตาม</w:t>
      </w:r>
      <w:r w:rsidRPr="00EB0B51">
        <w:rPr>
          <w:color w:val="000000" w:themeColor="text1"/>
          <w:u w:val="single"/>
          <w:cs/>
        </w:rPr>
        <w:t>เอกสารแนบท้าย</w:t>
      </w:r>
      <w:r w:rsidRPr="002021D9">
        <w:rPr>
          <w:color w:val="000000" w:themeColor="text1"/>
          <w:u w:val="single"/>
          <w:cs/>
        </w:rPr>
        <w:t xml:space="preserve">หมายเลข </w:t>
      </w:r>
      <w:r w:rsidRPr="002021D9">
        <w:rPr>
          <w:color w:val="000000" w:themeColor="text1"/>
          <w:u w:val="single"/>
        </w:rPr>
        <w:t>3</w:t>
      </w:r>
      <w:r w:rsidRPr="00EB0B51">
        <w:rPr>
          <w:color w:val="000000" w:themeColor="text1"/>
          <w:cs/>
        </w:rPr>
        <w:t xml:space="preserve"> </w:t>
      </w:r>
      <w:r w:rsidR="00F46F5B" w:rsidRPr="00EB0B51">
        <w:rPr>
          <w:color w:val="000000" w:themeColor="text1"/>
          <w:cs/>
        </w:rPr>
        <w:t>เป็นเงินบาท ซึ่งเป็นราคาที่</w:t>
      </w:r>
      <w:r w:rsidRPr="00EB0B51">
        <w:rPr>
          <w:color w:val="000000" w:themeColor="text1"/>
          <w:cs/>
        </w:rPr>
        <w:t xml:space="preserve">ครอบคลุมค่าใช้จ่ายทุกอย่างที่เกี่ยวข้องกับการปฏิบัติงานตามข้อกำหนดและขอบเขตของงานฉบับนี้ </w:t>
      </w:r>
      <w:r w:rsidR="00F46F5B" w:rsidRPr="00EB0B51">
        <w:rPr>
          <w:color w:val="000000" w:themeColor="text1"/>
          <w:cs/>
        </w:rPr>
        <w:t>โดยไม่มีเงื่อนไขใด ๆ ทั้งสิ้น</w:t>
      </w:r>
    </w:p>
    <w:p w14:paraId="19DFA89A" w14:textId="6EE778AB" w:rsidR="00027A50" w:rsidRPr="00EB0B51" w:rsidRDefault="00027A50" w:rsidP="00F6704A">
      <w:pPr>
        <w:spacing w:before="120" w:after="0" w:line="240" w:lineRule="auto"/>
        <w:ind w:left="1797"/>
        <w:jc w:val="thaiDistribute"/>
        <w:outlineLvl w:val="2"/>
        <w:rPr>
          <w:rFonts w:eastAsia="Times New Roman"/>
          <w:cs/>
        </w:rPr>
      </w:pPr>
      <w:r w:rsidRPr="00EB0B51">
        <w:rPr>
          <w:rFonts w:eastAsia="Times New Roman"/>
          <w:cs/>
        </w:rPr>
        <w:t>แม้ว่าแรงงานและวัสดุบางอย่างมิได้ระบุไว้ในข้อกำหนด</w:t>
      </w:r>
      <w:r w:rsidR="00E84122" w:rsidRPr="00EB0B51">
        <w:rPr>
          <w:cs/>
        </w:rPr>
        <w:t>และขอบเขตของงาน</w:t>
      </w:r>
      <w:r w:rsidRPr="00EB0B51">
        <w:rPr>
          <w:rFonts w:eastAsia="Times New Roman"/>
          <w:cs/>
        </w:rPr>
        <w:t>ฉบับนี้ แต่หากมี</w:t>
      </w:r>
      <w:r w:rsidRPr="00EB0B51">
        <w:rPr>
          <w:rFonts w:eastAsia="Times New Roman"/>
          <w:spacing w:val="6"/>
          <w:cs/>
        </w:rPr>
        <w:t>ความจำเป็นที่จะต้องใช้เพื่อให้งานส่วนหนึ่งส่วนใดหรือทั้งหมดสำเร็จสมบูรณ์ใช้งานได้ดี ให้ถือ</w:t>
      </w:r>
      <w:r w:rsidRPr="00EB0B51">
        <w:rPr>
          <w:rFonts w:eastAsia="Times New Roman"/>
          <w:cs/>
        </w:rPr>
        <w:t>ว่ามีแรงงานและวัสดุดังกล่าวรวมอยู่ด้วยและถือเป็นขอบเขตหน้าที่ของผู้เสนองาน เว้นแต่จะ</w:t>
      </w:r>
      <w:r w:rsidR="001D4EFE" w:rsidRPr="00EB0B51">
        <w:rPr>
          <w:rFonts w:eastAsia="Times New Roman"/>
          <w:cs/>
        </w:rPr>
        <w:t>กำหนด</w:t>
      </w:r>
      <w:r w:rsidRPr="00EB0B51">
        <w:rPr>
          <w:rFonts w:eastAsia="Times New Roman"/>
          <w:cs/>
        </w:rPr>
        <w:t>ไว้ในข้อกำหนด</w:t>
      </w:r>
      <w:r w:rsidR="00876F54" w:rsidRPr="00EB0B51">
        <w:rPr>
          <w:cs/>
        </w:rPr>
        <w:t>และขอบเขตของงาน</w:t>
      </w:r>
      <w:r w:rsidRPr="00EB0B51">
        <w:rPr>
          <w:rFonts w:eastAsia="Times New Roman"/>
          <w:cs/>
        </w:rPr>
        <w:t xml:space="preserve">ฉบับนี้โดยชัดแจ้งว่าไม่ให้รวมอยู่ด้วย </w:t>
      </w:r>
    </w:p>
    <w:p w14:paraId="01B9F555" w14:textId="619C3723" w:rsidR="009759C2" w:rsidRPr="00EB0B51" w:rsidRDefault="007E15C7" w:rsidP="00F6704A">
      <w:pPr>
        <w:spacing w:before="120" w:after="0" w:line="240" w:lineRule="auto"/>
        <w:ind w:left="1800" w:hanging="720"/>
        <w:jc w:val="thaiDistribute"/>
        <w:rPr>
          <w:color w:val="000000" w:themeColor="text1"/>
          <w:cs/>
        </w:rPr>
      </w:pPr>
      <w:r w:rsidRPr="00D5743A">
        <w:rPr>
          <w:color w:val="000000" w:themeColor="text1"/>
        </w:rPr>
        <w:t>5</w:t>
      </w:r>
      <w:r w:rsidRPr="00EB0B51">
        <w:rPr>
          <w:color w:val="000000" w:themeColor="text1"/>
        </w:rPr>
        <w:t>.</w:t>
      </w:r>
      <w:r w:rsidRPr="00D5743A">
        <w:rPr>
          <w:color w:val="000000" w:themeColor="text1"/>
        </w:rPr>
        <w:t>4</w:t>
      </w:r>
      <w:r w:rsidRPr="00EB0B51">
        <w:rPr>
          <w:color w:val="000000" w:themeColor="text1"/>
        </w:rPr>
        <w:t>.</w:t>
      </w:r>
      <w:r w:rsidRPr="00D5743A">
        <w:rPr>
          <w:color w:val="000000" w:themeColor="text1"/>
        </w:rPr>
        <w:t>2</w:t>
      </w:r>
      <w:r w:rsidR="00A719E1" w:rsidRPr="00EB0B51">
        <w:rPr>
          <w:color w:val="000000" w:themeColor="text1"/>
        </w:rPr>
        <w:tab/>
      </w:r>
      <w:r w:rsidR="00A719E1" w:rsidRPr="00EB0B51">
        <w:rPr>
          <w:color w:val="000000" w:themeColor="text1"/>
          <w:cs/>
        </w:rPr>
        <w:t>ผู้เสนองานต้องยื</w:t>
      </w:r>
      <w:del w:id="21" w:author="KANJANA THIPCHARA (Outsource)" w:date="2025-05-13T14:50:00Z" w16du:dateUtc="2025-05-13T07:50:00Z">
        <w:r w:rsidR="00F46F5B" w:rsidRPr="00EB0B51" w:rsidDel="00E14B92">
          <w:rPr>
            <w:color w:val="000000" w:themeColor="text1"/>
            <w:cs/>
          </w:rPr>
          <w:delText>่</w:delText>
        </w:r>
      </w:del>
      <w:r w:rsidR="00A719E1" w:rsidRPr="00EB0B51">
        <w:rPr>
          <w:color w:val="000000" w:themeColor="text1"/>
          <w:cs/>
        </w:rPr>
        <w:t>นราคาตามใบเสนอราคา</w:t>
      </w:r>
      <w:r w:rsidR="00134F50" w:rsidRPr="00EB0B51">
        <w:rPr>
          <w:color w:val="000000" w:themeColor="text1"/>
          <w:cs/>
        </w:rPr>
        <w:t>ดังกล่าว</w:t>
      </w:r>
      <w:r w:rsidR="00A719E1" w:rsidRPr="00EB0B51">
        <w:rPr>
          <w:color w:val="000000" w:themeColor="text1"/>
          <w:cs/>
        </w:rPr>
        <w:t xml:space="preserve">ที่เสนอต่อตลาดหลักทรัพย์เป็นระยะเวลา </w:t>
      </w:r>
      <w:r w:rsidR="00A719E1" w:rsidRPr="008D2E53">
        <w:rPr>
          <w:color w:val="000000" w:themeColor="text1"/>
          <w:highlight w:val="yellow"/>
        </w:rPr>
        <w:t>90 (</w:t>
      </w:r>
      <w:r w:rsidR="00A719E1" w:rsidRPr="008D2E53">
        <w:rPr>
          <w:color w:val="000000" w:themeColor="text1"/>
          <w:highlight w:val="yellow"/>
          <w:cs/>
        </w:rPr>
        <w:t>เก้าสิบ)</w:t>
      </w:r>
      <w:r w:rsidR="00A719E1" w:rsidRPr="00EB0B51">
        <w:rPr>
          <w:color w:val="000000" w:themeColor="text1"/>
          <w:cs/>
        </w:rPr>
        <w:t xml:space="preserve"> วัน </w:t>
      </w:r>
      <w:r w:rsidR="00A719E1" w:rsidRPr="00EB0B51">
        <w:rPr>
          <w:cs/>
        </w:rPr>
        <w:t>นับแต่ว</w:t>
      </w:r>
      <w:r w:rsidR="002B410C" w:rsidRPr="00EB0B51">
        <w:rPr>
          <w:cs/>
        </w:rPr>
        <w:t>ันที่</w:t>
      </w:r>
      <w:r w:rsidR="002B410C" w:rsidRPr="00EB0B51">
        <w:rPr>
          <w:color w:val="000000" w:themeColor="text1"/>
          <w:cs/>
        </w:rPr>
        <w:t>การประกวดราคา</w:t>
      </w:r>
      <w:r w:rsidR="00A719E1" w:rsidRPr="00EB0B51">
        <w:rPr>
          <w:color w:val="000000" w:themeColor="text1"/>
          <w:cs/>
        </w:rPr>
        <w:t>แล้วเสร็จ</w:t>
      </w:r>
      <w:r w:rsidR="002B410C" w:rsidRPr="00EB0B51">
        <w:rPr>
          <w:color w:val="000000" w:themeColor="text1"/>
          <w:cs/>
        </w:rPr>
        <w:t>หรือ</w:t>
      </w:r>
      <w:r w:rsidR="00A719E1" w:rsidRPr="00EB0B51">
        <w:rPr>
          <w:color w:val="000000" w:themeColor="text1"/>
          <w:cs/>
        </w:rPr>
        <w:t>การประกวดราคาสิ้นสุดลงไม่ว่าด้วยกรณีใด</w:t>
      </w:r>
      <w:r w:rsidR="000E3D71" w:rsidRPr="00EB0B51">
        <w:rPr>
          <w:color w:val="000000" w:themeColor="text1"/>
          <w:cs/>
        </w:rPr>
        <w:t xml:space="preserve"> ๆ</w:t>
      </w:r>
    </w:p>
    <w:p w14:paraId="331D1AAB" w14:textId="4550236A" w:rsidR="008717A3" w:rsidRPr="00D5743A" w:rsidRDefault="00C116D9" w:rsidP="004019C5">
      <w:pPr>
        <w:spacing w:before="120" w:after="0" w:line="240" w:lineRule="auto"/>
        <w:ind w:left="1080" w:hanging="513"/>
        <w:jc w:val="thaiDistribute"/>
        <w:rPr>
          <w:b/>
          <w:bCs/>
        </w:rPr>
      </w:pPr>
      <w:commentRangeStart w:id="22"/>
      <w:r w:rsidRPr="00D5743A">
        <w:rPr>
          <w:b/>
          <w:bCs/>
        </w:rPr>
        <w:t>5</w:t>
      </w:r>
      <w:r w:rsidRPr="00EB0B51">
        <w:rPr>
          <w:b/>
          <w:bCs/>
        </w:rPr>
        <w:t>.</w:t>
      </w:r>
      <w:r w:rsidRPr="00D5743A">
        <w:rPr>
          <w:b/>
          <w:bCs/>
        </w:rPr>
        <w:t>5</w:t>
      </w:r>
      <w:r w:rsidR="008717A3" w:rsidRPr="00D5743A">
        <w:rPr>
          <w:b/>
          <w:bCs/>
        </w:rPr>
        <w:tab/>
      </w:r>
      <w:r w:rsidR="008717A3" w:rsidRPr="00EB0B51">
        <w:rPr>
          <w:b/>
          <w:bCs/>
          <w:cs/>
        </w:rPr>
        <w:t>การยื่น</w:t>
      </w:r>
      <w:r w:rsidR="00A76EBD" w:rsidRPr="00EB0B51">
        <w:rPr>
          <w:b/>
          <w:bCs/>
          <w:cs/>
        </w:rPr>
        <w:t>ข้อเสนองาน</w:t>
      </w:r>
      <w:commentRangeEnd w:id="22"/>
      <w:r w:rsidR="0051111E" w:rsidRPr="00D5743A">
        <w:rPr>
          <w:rStyle w:val="CommentReference"/>
          <w:b/>
          <w:bCs/>
          <w:sz w:val="28"/>
          <w:szCs w:val="28"/>
        </w:rPr>
        <w:commentReference w:id="22"/>
      </w:r>
    </w:p>
    <w:p w14:paraId="04EC36A5" w14:textId="18F46251" w:rsidR="009F4754" w:rsidRPr="00C90C81" w:rsidRDefault="009F4754" w:rsidP="009F4754">
      <w:pPr>
        <w:spacing w:before="120" w:after="0" w:line="240" w:lineRule="auto"/>
        <w:ind w:left="1800" w:hanging="709"/>
        <w:jc w:val="thaiDistribute"/>
        <w:rPr>
          <w:color w:val="000000" w:themeColor="text1"/>
        </w:rPr>
      </w:pPr>
      <w:commentRangeStart w:id="23"/>
      <w:r w:rsidRPr="00C90C81">
        <w:rPr>
          <w:color w:val="000000" w:themeColor="text1"/>
        </w:rPr>
        <w:t>5.5.1</w:t>
      </w:r>
      <w:r w:rsidRPr="00C90C81">
        <w:rPr>
          <w:color w:val="000000" w:themeColor="text1"/>
        </w:rPr>
        <w:tab/>
      </w:r>
      <w:r w:rsidRPr="00C90C81">
        <w:rPr>
          <w:color w:val="000000" w:themeColor="text1"/>
          <w:cs/>
        </w:rPr>
        <w:t>ผู้เสนองานต้องยื่นข้อเสนองาน</w:t>
      </w:r>
      <w:r w:rsidR="00836CC3" w:rsidRPr="00C90C81">
        <w:rPr>
          <w:color w:val="000000" w:themeColor="text1"/>
          <w:cs/>
        </w:rPr>
        <w:t>ตามวิธีการ เงื่อนไข และ</w:t>
      </w:r>
      <w:r w:rsidRPr="00C90C81">
        <w:rPr>
          <w:color w:val="000000" w:themeColor="text1"/>
          <w:cs/>
        </w:rPr>
        <w:t>ระยะเวลาที่กำหนด</w:t>
      </w:r>
      <w:r w:rsidR="00836CC3" w:rsidRPr="00C90C81">
        <w:rPr>
          <w:color w:val="000000" w:themeColor="text1"/>
          <w:cs/>
        </w:rPr>
        <w:t>ไว้</w:t>
      </w:r>
      <w:r w:rsidRPr="00C90C81">
        <w:rPr>
          <w:color w:val="000000" w:themeColor="text1"/>
          <w:cs/>
        </w:rPr>
        <w:t>ในข้อกำหนดและขอบเขตของงานนี้ หากผู้เสนองานรายใดไม่ยื่นข้อเสนองานตาม</w:t>
      </w:r>
      <w:r w:rsidR="00836CC3" w:rsidRPr="00C90C81">
        <w:rPr>
          <w:color w:val="000000" w:themeColor="text1"/>
          <w:cs/>
        </w:rPr>
        <w:t>วิธีการ เงื่อนไข และระยะเวลา</w:t>
      </w:r>
      <w:r w:rsidRPr="00C90C81">
        <w:rPr>
          <w:color w:val="000000" w:themeColor="text1"/>
          <w:cs/>
        </w:rPr>
        <w:t>ดังกล่าว ตลาดหลักทรัพย์</w:t>
      </w:r>
      <w:r w:rsidR="00836CC3" w:rsidRPr="00C90C81">
        <w:rPr>
          <w:color w:val="000000" w:themeColor="text1"/>
          <w:cs/>
        </w:rPr>
        <w:t>สงวนสิทธิ์ที่</w:t>
      </w:r>
      <w:r w:rsidRPr="00C90C81">
        <w:rPr>
          <w:color w:val="000000" w:themeColor="text1"/>
          <w:cs/>
        </w:rPr>
        <w:t xml:space="preserve">จะไม่รับข้อเสนองานของผู้เสนองานรายนั้นไว้พิจารณา ไม่ว่ากรณีใด ๆ ทั้งสิ้น </w:t>
      </w:r>
    </w:p>
    <w:p w14:paraId="74F90472" w14:textId="0DA21505" w:rsidR="009F4754" w:rsidRPr="00C90C81" w:rsidRDefault="009F4754" w:rsidP="009F4754">
      <w:pPr>
        <w:spacing w:before="120" w:after="0" w:line="240" w:lineRule="auto"/>
        <w:ind w:left="1800" w:hanging="709"/>
        <w:jc w:val="thaiDistribute"/>
        <w:rPr>
          <w:color w:val="000000" w:themeColor="text1"/>
        </w:rPr>
      </w:pPr>
      <w:r w:rsidRPr="00C90C81">
        <w:rPr>
          <w:color w:val="000000" w:themeColor="text1"/>
        </w:rPr>
        <w:t>5.5.2</w:t>
      </w:r>
      <w:r w:rsidRPr="00C90C81">
        <w:rPr>
          <w:color w:val="000000" w:themeColor="text1"/>
        </w:rPr>
        <w:tab/>
      </w:r>
      <w:r w:rsidRPr="00C90C81">
        <w:rPr>
          <w:color w:val="000000" w:themeColor="text1"/>
          <w:cs/>
        </w:rPr>
        <w:t>ผู้</w:t>
      </w:r>
      <w:r w:rsidRPr="00C90C81">
        <w:rPr>
          <w:color w:val="000000" w:themeColor="text1"/>
          <w:spacing w:val="4"/>
          <w:cs/>
        </w:rPr>
        <w:t>เสนองาน</w:t>
      </w:r>
      <w:r w:rsidR="00F46F5B" w:rsidRPr="00C90C81">
        <w:rPr>
          <w:color w:val="000000" w:themeColor="text1"/>
          <w:spacing w:val="4"/>
          <w:cs/>
        </w:rPr>
        <w:t>ต้อง</w:t>
      </w:r>
      <w:r w:rsidR="009E0216" w:rsidRPr="00C90C81">
        <w:rPr>
          <w:color w:val="000000" w:themeColor="text1"/>
          <w:spacing w:val="8"/>
          <w:cs/>
        </w:rPr>
        <w:t>จัดทำ</w:t>
      </w:r>
      <w:r w:rsidRPr="00C90C81">
        <w:rPr>
          <w:color w:val="000000" w:themeColor="text1"/>
          <w:spacing w:val="4"/>
          <w:cs/>
        </w:rPr>
        <w:t>ข้อเสนองาน</w:t>
      </w:r>
      <w:r w:rsidR="00E06313" w:rsidRPr="00C90C81">
        <w:rPr>
          <w:color w:val="000000" w:themeColor="text1"/>
          <w:spacing w:val="4"/>
          <w:cs/>
        </w:rPr>
        <w:t>ในรูปแบบเอกสาร (</w:t>
      </w:r>
      <w:r w:rsidR="00E06313" w:rsidRPr="00C90C81">
        <w:rPr>
          <w:color w:val="000000" w:themeColor="text1"/>
          <w:spacing w:val="4"/>
        </w:rPr>
        <w:t>Hard Copy)</w:t>
      </w:r>
      <w:r w:rsidRPr="00C90C81">
        <w:rPr>
          <w:color w:val="000000" w:themeColor="text1"/>
          <w:spacing w:val="4"/>
        </w:rPr>
        <w:t xml:space="preserve"> </w:t>
      </w:r>
      <w:r w:rsidRPr="00C90C81">
        <w:rPr>
          <w:color w:val="000000" w:themeColor="text1"/>
          <w:spacing w:val="4"/>
          <w:cs/>
        </w:rPr>
        <w:t>โดย</w:t>
      </w:r>
      <w:r w:rsidR="009E0216" w:rsidRPr="00C90C81">
        <w:rPr>
          <w:color w:val="000000" w:themeColor="text1"/>
          <w:spacing w:val="4"/>
          <w:cs/>
        </w:rPr>
        <w:t>แบ่ง</w:t>
      </w:r>
      <w:r w:rsidRPr="00C90C81">
        <w:rPr>
          <w:color w:val="000000" w:themeColor="text1"/>
          <w:spacing w:val="4"/>
          <w:cs/>
        </w:rPr>
        <w:t xml:space="preserve">เป็น </w:t>
      </w:r>
      <w:r w:rsidRPr="00C90C81">
        <w:rPr>
          <w:color w:val="000000" w:themeColor="text1"/>
          <w:spacing w:val="4"/>
        </w:rPr>
        <w:t>2</w:t>
      </w:r>
      <w:r w:rsidRPr="00C90C81">
        <w:rPr>
          <w:color w:val="000000" w:themeColor="text1"/>
          <w:spacing w:val="4"/>
          <w:cs/>
        </w:rPr>
        <w:t xml:space="preserve"> ส่วน </w:t>
      </w:r>
      <w:r w:rsidR="00851818" w:rsidRPr="00C90C81">
        <w:rPr>
          <w:color w:val="000000" w:themeColor="text1"/>
          <w:spacing w:val="4"/>
          <w:cs/>
        </w:rPr>
        <w:t>และ</w:t>
      </w:r>
      <w:r w:rsidRPr="00C90C81">
        <w:rPr>
          <w:color w:val="000000" w:themeColor="text1"/>
          <w:cs/>
        </w:rPr>
        <w:t>แต่ละส่วนให้ปิดผนึกแยกจากกันโดยชัดเจนดังนี้</w:t>
      </w:r>
    </w:p>
    <w:p w14:paraId="102C8593" w14:textId="5E75557C" w:rsidR="009F4754" w:rsidRPr="00C90C81" w:rsidRDefault="009F4754" w:rsidP="006B4D1B">
      <w:pPr>
        <w:tabs>
          <w:tab w:val="left" w:pos="2340"/>
        </w:tabs>
        <w:spacing w:before="120" w:after="0" w:line="240" w:lineRule="auto"/>
        <w:ind w:left="2700" w:hanging="900"/>
        <w:jc w:val="thaiDistribute"/>
        <w:rPr>
          <w:color w:val="000000" w:themeColor="text1"/>
          <w:cs/>
        </w:rPr>
      </w:pPr>
      <w:r w:rsidRPr="00C90C81">
        <w:rPr>
          <w:color w:val="000000" w:themeColor="text1"/>
          <w:u w:val="single"/>
          <w:cs/>
        </w:rPr>
        <w:t xml:space="preserve">ส่วนที่ </w:t>
      </w:r>
      <w:r w:rsidRPr="00C90C81">
        <w:rPr>
          <w:color w:val="000000" w:themeColor="text1"/>
          <w:u w:val="single"/>
        </w:rPr>
        <w:t>1</w:t>
      </w:r>
      <w:r w:rsidRPr="00C90C81">
        <w:rPr>
          <w:color w:val="000000" w:themeColor="text1"/>
        </w:rPr>
        <w:t xml:space="preserve"> </w:t>
      </w:r>
      <w:r w:rsidR="00851818" w:rsidRPr="00C90C81">
        <w:rPr>
          <w:color w:val="000000" w:themeColor="text1"/>
          <w:cs/>
        </w:rPr>
        <w:tab/>
      </w:r>
      <w:r w:rsidRPr="00C90C81">
        <w:rPr>
          <w:color w:val="000000" w:themeColor="text1"/>
          <w:cs/>
        </w:rPr>
        <w:t>ให้ระบุ</w:t>
      </w:r>
      <w:r w:rsidR="000C2A60" w:rsidRPr="00C90C81">
        <w:rPr>
          <w:color w:val="000000" w:themeColor="text1"/>
          <w:cs/>
        </w:rPr>
        <w:t>บน</w:t>
      </w:r>
      <w:r w:rsidRPr="00C90C81">
        <w:rPr>
          <w:color w:val="000000" w:themeColor="text1"/>
          <w:cs/>
        </w:rPr>
        <w:t xml:space="preserve">หน้าซองว่า </w:t>
      </w:r>
      <w:r w:rsidRPr="00C90C81">
        <w:rPr>
          <w:b/>
          <w:bCs/>
          <w:color w:val="000000" w:themeColor="text1"/>
        </w:rPr>
        <w:t>“</w:t>
      </w:r>
      <w:r w:rsidRPr="00C90C81">
        <w:rPr>
          <w:b/>
          <w:bCs/>
          <w:color w:val="000000" w:themeColor="text1"/>
          <w:cs/>
        </w:rPr>
        <w:t>ข้อเสนอด้านคุณสมบัติและเทคนิค</w:t>
      </w:r>
      <w:r w:rsidRPr="00C90C81">
        <w:rPr>
          <w:b/>
          <w:bCs/>
          <w:color w:val="000000" w:themeColor="text1"/>
        </w:rPr>
        <w:t>”</w:t>
      </w:r>
      <w:r w:rsidRPr="00C90C81">
        <w:rPr>
          <w:color w:val="000000" w:themeColor="text1"/>
          <w:cs/>
        </w:rPr>
        <w:t xml:space="preserve"> ประกอบด้วยรายละเอียดดังต่อไปนี้</w:t>
      </w:r>
    </w:p>
    <w:p w14:paraId="170D0B22" w14:textId="763519E6" w:rsidR="009F4754" w:rsidRPr="00C90C81" w:rsidRDefault="00F46F5B" w:rsidP="006B4D1B">
      <w:pPr>
        <w:pStyle w:val="ListParagraph"/>
        <w:numPr>
          <w:ilvl w:val="0"/>
          <w:numId w:val="25"/>
        </w:numPr>
        <w:spacing w:before="120" w:after="0" w:line="240" w:lineRule="auto"/>
        <w:ind w:left="2880" w:hanging="180"/>
        <w:jc w:val="thaiDistribute"/>
        <w:rPr>
          <w:color w:val="000000" w:themeColor="text1"/>
        </w:rPr>
      </w:pPr>
      <w:r w:rsidRPr="00C90C81">
        <w:rPr>
          <w:color w:val="000000" w:themeColor="text1"/>
          <w:cs/>
        </w:rPr>
        <w:t>หลักฐาน</w:t>
      </w:r>
      <w:r w:rsidR="009F4754" w:rsidRPr="00C90C81">
        <w:rPr>
          <w:color w:val="000000" w:themeColor="text1"/>
          <w:cs/>
        </w:rPr>
        <w:t>ด้านคุณสมบัติและเทคนิคที่มีรายละเอียดครบถ้วนตามที่ระบุ</w:t>
      </w:r>
      <w:r w:rsidR="00834CA6" w:rsidRPr="00C90C81">
        <w:rPr>
          <w:color w:val="000000" w:themeColor="text1"/>
          <w:cs/>
        </w:rPr>
        <w:t>ไว้</w:t>
      </w:r>
      <w:r w:rsidR="009F4754" w:rsidRPr="00C90C81">
        <w:rPr>
          <w:color w:val="000000" w:themeColor="text1"/>
          <w:cs/>
        </w:rPr>
        <w:t xml:space="preserve">ในข้อ </w:t>
      </w:r>
      <w:r w:rsidR="009F4754" w:rsidRPr="00C90C81">
        <w:rPr>
          <w:color w:val="000000" w:themeColor="text1"/>
        </w:rPr>
        <w:t>5.</w:t>
      </w:r>
      <w:r w:rsidR="00C63838" w:rsidRPr="00C90C81">
        <w:rPr>
          <w:color w:val="000000" w:themeColor="text1"/>
        </w:rPr>
        <w:t>2</w:t>
      </w:r>
      <w:r w:rsidR="009F4754" w:rsidRPr="00C90C81">
        <w:rPr>
          <w:color w:val="000000" w:themeColor="text1"/>
          <w:cs/>
        </w:rPr>
        <w:t xml:space="preserve"> ถึง </w:t>
      </w:r>
      <w:r w:rsidR="009F4754" w:rsidRPr="00C90C81">
        <w:rPr>
          <w:color w:val="000000" w:themeColor="text1"/>
        </w:rPr>
        <w:t>5.</w:t>
      </w:r>
      <w:r w:rsidR="00FD0A7B" w:rsidRPr="00C90C81">
        <w:rPr>
          <w:color w:val="000000" w:themeColor="text1"/>
        </w:rPr>
        <w:t>3</w:t>
      </w:r>
      <w:r w:rsidR="009F4754" w:rsidRPr="00C90C81">
        <w:rPr>
          <w:color w:val="000000" w:themeColor="text1"/>
        </w:rPr>
        <w:t xml:space="preserve"> </w:t>
      </w:r>
      <w:r w:rsidR="009F4754" w:rsidRPr="00C90C81">
        <w:rPr>
          <w:color w:val="000000" w:themeColor="text1"/>
          <w:cs/>
        </w:rPr>
        <w:t>และ</w:t>
      </w:r>
    </w:p>
    <w:p w14:paraId="6A70C9B3" w14:textId="6E2F84AA" w:rsidR="009F4754" w:rsidRPr="00C90C81" w:rsidRDefault="009F4754" w:rsidP="006B4D1B">
      <w:pPr>
        <w:pStyle w:val="ListParagraph"/>
        <w:numPr>
          <w:ilvl w:val="0"/>
          <w:numId w:val="25"/>
        </w:numPr>
        <w:spacing w:before="120" w:after="0" w:line="240" w:lineRule="auto"/>
        <w:ind w:left="2880" w:hanging="180"/>
        <w:jc w:val="thaiDistribute"/>
        <w:rPr>
          <w:color w:val="000000" w:themeColor="text1"/>
        </w:rPr>
      </w:pPr>
      <w:r w:rsidRPr="00C90C81">
        <w:rPr>
          <w:color w:val="000000" w:themeColor="text1"/>
          <w:cs/>
        </w:rPr>
        <w:t>รายละเอียดปริมาณต่อหน่วยของแต่ละรายการที่เสนอ โดยไม่ต้องระบุจำนวนเงิน (ถ้ามี)</w:t>
      </w:r>
    </w:p>
    <w:p w14:paraId="54A098B0" w14:textId="2BE570C9" w:rsidR="00E06313" w:rsidRPr="00C90C81" w:rsidRDefault="00E06313" w:rsidP="006B4D1B">
      <w:pPr>
        <w:spacing w:before="120" w:after="0" w:line="240" w:lineRule="auto"/>
        <w:ind w:left="2430" w:firstLine="270"/>
        <w:jc w:val="thaiDistribute"/>
        <w:rPr>
          <w:color w:val="000000" w:themeColor="text1"/>
          <w:spacing w:val="-2"/>
        </w:rPr>
      </w:pPr>
      <w:r w:rsidRPr="00C90C81">
        <w:rPr>
          <w:color w:val="000000" w:themeColor="text1"/>
          <w:spacing w:val="-2"/>
          <w:cs/>
        </w:rPr>
        <w:t>ทั้งนี้ เอกสารใน</w:t>
      </w:r>
      <w:r w:rsidR="000C2A60" w:rsidRPr="00C90C81">
        <w:rPr>
          <w:color w:val="000000" w:themeColor="text1"/>
          <w:spacing w:val="-2"/>
          <w:cs/>
        </w:rPr>
        <w:t>ส่วน</w:t>
      </w:r>
      <w:r w:rsidRPr="00C90C81">
        <w:rPr>
          <w:color w:val="000000" w:themeColor="text1"/>
          <w:spacing w:val="-2"/>
          <w:cs/>
        </w:rPr>
        <w:t xml:space="preserve">ที่ </w:t>
      </w:r>
      <w:r w:rsidRPr="00C90C81">
        <w:rPr>
          <w:color w:val="000000" w:themeColor="text1"/>
          <w:spacing w:val="-2"/>
        </w:rPr>
        <w:t xml:space="preserve">1 </w:t>
      </w:r>
      <w:r w:rsidRPr="00C90C81">
        <w:rPr>
          <w:color w:val="000000" w:themeColor="text1"/>
          <w:spacing w:val="-2"/>
          <w:cs/>
        </w:rPr>
        <w:t xml:space="preserve">จะต้อง </w:t>
      </w:r>
      <w:r w:rsidR="0051111E" w:rsidRPr="00C90C81">
        <w:rPr>
          <w:b/>
          <w:bCs/>
          <w:color w:val="000000" w:themeColor="text1"/>
          <w:spacing w:val="-2"/>
          <w:u w:val="single"/>
          <w:cs/>
        </w:rPr>
        <w:t>ไม่มีหลักฐานด้านราคา</w:t>
      </w:r>
      <w:r w:rsidR="0051111E" w:rsidRPr="00C90C81">
        <w:rPr>
          <w:color w:val="000000" w:themeColor="text1"/>
          <w:spacing w:val="-2"/>
          <w:cs/>
        </w:rPr>
        <w:t xml:space="preserve"> </w:t>
      </w:r>
      <w:r w:rsidRPr="00C90C81">
        <w:rPr>
          <w:color w:val="000000" w:themeColor="text1"/>
          <w:spacing w:val="-2"/>
          <w:cs/>
        </w:rPr>
        <w:t xml:space="preserve">รวมอยู่ด้วย </w:t>
      </w:r>
    </w:p>
    <w:p w14:paraId="302E1CF8" w14:textId="45CA01CE" w:rsidR="009F4754" w:rsidRPr="00C90C81" w:rsidRDefault="00E06313" w:rsidP="006B4D1B">
      <w:pPr>
        <w:spacing w:before="120" w:after="0" w:line="240" w:lineRule="auto"/>
        <w:ind w:left="2700"/>
        <w:jc w:val="thaiDistribute"/>
        <w:rPr>
          <w:color w:val="000000" w:themeColor="text1"/>
        </w:rPr>
      </w:pPr>
      <w:r w:rsidRPr="00C90C81">
        <w:rPr>
          <w:color w:val="000000" w:themeColor="text1"/>
          <w:spacing w:val="-2"/>
          <w:cs/>
        </w:rPr>
        <w:t>ผู้เสนองานจะต้อง</w:t>
      </w:r>
      <w:r w:rsidR="009F4754" w:rsidRPr="00C90C81">
        <w:rPr>
          <w:color w:val="000000" w:themeColor="text1"/>
          <w:spacing w:val="-2"/>
          <w:cs/>
        </w:rPr>
        <w:t>จัดทำเอกสาร</w:t>
      </w:r>
      <w:r w:rsidRPr="00C90C81">
        <w:rPr>
          <w:color w:val="000000" w:themeColor="text1"/>
          <w:spacing w:val="-2"/>
          <w:cs/>
        </w:rPr>
        <w:t>ข้างต้นในรูปแบบเอกสาร</w:t>
      </w:r>
      <w:r w:rsidRPr="00C90C81">
        <w:rPr>
          <w:color w:val="000000" w:themeColor="text1"/>
          <w:spacing w:val="4"/>
          <w:cs/>
        </w:rPr>
        <w:t xml:space="preserve"> </w:t>
      </w:r>
      <w:r w:rsidRPr="00C90C81">
        <w:rPr>
          <w:color w:val="000000" w:themeColor="text1"/>
          <w:spacing w:val="-2"/>
          <w:cs/>
        </w:rPr>
        <w:t>(</w:t>
      </w:r>
      <w:r w:rsidRPr="00C90C81">
        <w:rPr>
          <w:color w:val="000000" w:themeColor="text1"/>
          <w:spacing w:val="-2"/>
        </w:rPr>
        <w:t>Hard Copy)</w:t>
      </w:r>
      <w:r w:rsidRPr="00C90C81">
        <w:rPr>
          <w:color w:val="000000" w:themeColor="text1"/>
        </w:rPr>
        <w:t xml:space="preserve"> </w:t>
      </w:r>
      <w:r w:rsidRPr="00C90C81">
        <w:rPr>
          <w:color w:val="000000" w:themeColor="text1"/>
          <w:cs/>
        </w:rPr>
        <w:t>จำนวน</w:t>
      </w:r>
      <w:r w:rsidRPr="00C90C81">
        <w:rPr>
          <w:color w:val="000000" w:themeColor="text1"/>
          <w:spacing w:val="-2"/>
          <w:cs/>
        </w:rPr>
        <w:t xml:space="preserve"> </w:t>
      </w:r>
      <w:r w:rsidR="009F4754" w:rsidRPr="00C90C81">
        <w:rPr>
          <w:color w:val="000000" w:themeColor="text1"/>
          <w:spacing w:val="-2"/>
        </w:rPr>
        <w:t>2</w:t>
      </w:r>
      <w:r w:rsidR="009F4754" w:rsidRPr="00C90C81">
        <w:rPr>
          <w:color w:val="000000" w:themeColor="text1"/>
          <w:spacing w:val="-2"/>
          <w:cs/>
        </w:rPr>
        <w:t xml:space="preserve"> ชุด </w:t>
      </w:r>
      <w:r w:rsidRPr="00C90C81">
        <w:rPr>
          <w:color w:val="000000" w:themeColor="text1"/>
          <w:spacing w:val="-2"/>
          <w:cs/>
        </w:rPr>
        <w:t>ประกอบด้วย</w:t>
      </w:r>
      <w:r w:rsidR="009F4754" w:rsidRPr="00C90C81">
        <w:rPr>
          <w:color w:val="000000" w:themeColor="text1"/>
          <w:spacing w:val="-2"/>
          <w:cs/>
        </w:rPr>
        <w:t xml:space="preserve">ต้นฉบับ </w:t>
      </w:r>
      <w:r w:rsidR="009F4754" w:rsidRPr="00C90C81">
        <w:rPr>
          <w:color w:val="000000" w:themeColor="text1"/>
          <w:spacing w:val="-2"/>
        </w:rPr>
        <w:t xml:space="preserve">1 </w:t>
      </w:r>
      <w:r w:rsidR="009F4754" w:rsidRPr="00C90C81">
        <w:rPr>
          <w:color w:val="000000" w:themeColor="text1"/>
          <w:spacing w:val="-2"/>
          <w:cs/>
        </w:rPr>
        <w:t>ชุด</w:t>
      </w:r>
      <w:r w:rsidR="009F4754" w:rsidRPr="00C90C81">
        <w:rPr>
          <w:color w:val="000000" w:themeColor="text1"/>
          <w:spacing w:val="4"/>
          <w:cs/>
        </w:rPr>
        <w:t xml:space="preserve"> และสำเนา </w:t>
      </w:r>
      <w:r w:rsidR="009F4754" w:rsidRPr="00C90C81">
        <w:rPr>
          <w:color w:val="000000" w:themeColor="text1"/>
          <w:spacing w:val="4"/>
        </w:rPr>
        <w:t xml:space="preserve">1 </w:t>
      </w:r>
      <w:r w:rsidR="009F4754" w:rsidRPr="00C90C81">
        <w:rPr>
          <w:color w:val="000000" w:themeColor="text1"/>
          <w:spacing w:val="4"/>
          <w:cs/>
        </w:rPr>
        <w:t>ชุด</w:t>
      </w:r>
      <w:r w:rsidR="009F4754" w:rsidRPr="00C90C81">
        <w:rPr>
          <w:color w:val="000000" w:themeColor="text1"/>
          <w:cs/>
        </w:rPr>
        <w:t xml:space="preserve"> โดยแยกซองเอกสารต้นฉบับและ</w:t>
      </w:r>
      <w:r w:rsidR="009F4754" w:rsidRPr="00C90C81">
        <w:rPr>
          <w:color w:val="000000" w:themeColor="text1"/>
          <w:spacing w:val="4"/>
          <w:cs/>
        </w:rPr>
        <w:lastRenderedPageBreak/>
        <w:t>สำเนาเอกสารออกจากกัน</w:t>
      </w:r>
      <w:r w:rsidR="000C2A60" w:rsidRPr="00C90C81">
        <w:rPr>
          <w:color w:val="000000" w:themeColor="text1"/>
          <w:spacing w:val="4"/>
          <w:cs/>
        </w:rPr>
        <w:t>และระบุคำว่า “เอกสารต้นฉบับ” และ “เอกสารสำเนา” บน</w:t>
      </w:r>
      <w:r w:rsidR="000C2A60" w:rsidRPr="00C90C81">
        <w:rPr>
          <w:color w:val="000000" w:themeColor="text1"/>
          <w:cs/>
        </w:rPr>
        <w:t>หน้าซองให้ชัดเจน</w:t>
      </w:r>
      <w:r w:rsidR="009F4754" w:rsidRPr="00C90C81">
        <w:rPr>
          <w:color w:val="000000" w:themeColor="text1"/>
          <w:cs/>
        </w:rPr>
        <w:t xml:space="preserve"> และ</w:t>
      </w:r>
      <w:r w:rsidR="000C2A60" w:rsidRPr="00C90C81">
        <w:rPr>
          <w:color w:val="000000" w:themeColor="text1"/>
          <w:spacing w:val="-2"/>
          <w:cs/>
        </w:rPr>
        <w:t>จัดทำเอกสารข้างต้นในรูปแบบเอกสารอิเล็</w:t>
      </w:r>
      <w:r w:rsidR="00860851" w:rsidRPr="00C90C81">
        <w:rPr>
          <w:color w:val="000000" w:themeColor="text1"/>
          <w:spacing w:val="-2"/>
          <w:cs/>
        </w:rPr>
        <w:t>ก</w:t>
      </w:r>
      <w:r w:rsidR="000C2A60" w:rsidRPr="00C90C81">
        <w:rPr>
          <w:color w:val="000000" w:themeColor="text1"/>
          <w:spacing w:val="-2"/>
          <w:cs/>
        </w:rPr>
        <w:t xml:space="preserve">ทรอนิกส์ </w:t>
      </w:r>
      <w:r w:rsidR="000C2A60" w:rsidRPr="00C90C81">
        <w:rPr>
          <w:color w:val="000000" w:themeColor="text1"/>
          <w:spacing w:val="-2"/>
        </w:rPr>
        <w:t xml:space="preserve">(Soft File) </w:t>
      </w:r>
      <w:r w:rsidR="00860851" w:rsidRPr="00C90C81">
        <w:rPr>
          <w:color w:val="000000" w:themeColor="text1"/>
          <w:spacing w:val="-2"/>
          <w:cs/>
        </w:rPr>
        <w:t>นามสกุล</w:t>
      </w:r>
      <w:r w:rsidR="00860851" w:rsidRPr="00C90C81">
        <w:rPr>
          <w:color w:val="000000" w:themeColor="text1"/>
          <w:spacing w:val="-2"/>
        </w:rPr>
        <w:t xml:space="preserve"> </w:t>
      </w:r>
      <w:r w:rsidR="00E73292" w:rsidRPr="00C90C81">
        <w:rPr>
          <w:color w:val="000000" w:themeColor="text1"/>
          <w:spacing w:val="-2"/>
        </w:rPr>
        <w:t>PDF</w:t>
      </w:r>
      <w:r w:rsidR="00860851" w:rsidRPr="00C90C81">
        <w:rPr>
          <w:color w:val="000000" w:themeColor="text1"/>
          <w:spacing w:val="-2"/>
        </w:rPr>
        <w:t xml:space="preserve"> </w:t>
      </w:r>
      <w:r w:rsidR="000C2A60" w:rsidRPr="00C90C81">
        <w:rPr>
          <w:color w:val="000000" w:themeColor="text1"/>
          <w:spacing w:val="-2"/>
          <w:cs/>
        </w:rPr>
        <w:t xml:space="preserve">ที่บันทึกลงใน </w:t>
      </w:r>
      <w:r w:rsidR="000C2A60" w:rsidRPr="00C90C81">
        <w:rPr>
          <w:color w:val="000000" w:themeColor="text1"/>
          <w:spacing w:val="-2"/>
        </w:rPr>
        <w:t>Flash Drive</w:t>
      </w:r>
      <w:r w:rsidR="008C5954">
        <w:rPr>
          <w:rFonts w:hint="cs"/>
          <w:color w:val="000000" w:themeColor="text1"/>
          <w:cs/>
        </w:rPr>
        <w:t xml:space="preserve"> </w:t>
      </w:r>
      <w:r w:rsidR="009F4754" w:rsidRPr="00C90C81">
        <w:rPr>
          <w:color w:val="000000" w:themeColor="text1"/>
          <w:cs/>
        </w:rPr>
        <w:t xml:space="preserve">จำนวน </w:t>
      </w:r>
      <w:r w:rsidR="009F4754" w:rsidRPr="00C90C81">
        <w:rPr>
          <w:color w:val="000000" w:themeColor="text1"/>
        </w:rPr>
        <w:t>1</w:t>
      </w:r>
      <w:r w:rsidR="009F4754" w:rsidRPr="00C90C81">
        <w:rPr>
          <w:color w:val="000000" w:themeColor="text1"/>
          <w:cs/>
        </w:rPr>
        <w:t xml:space="preserve"> ชุด โดยให้</w:t>
      </w:r>
      <w:r w:rsidR="00860851" w:rsidRPr="00C90C81">
        <w:rPr>
          <w:color w:val="000000" w:themeColor="text1"/>
          <w:cs/>
        </w:rPr>
        <w:t>ใส่ไว้ใน</w:t>
      </w:r>
      <w:r w:rsidR="000C2A60" w:rsidRPr="00C90C81">
        <w:rPr>
          <w:color w:val="000000" w:themeColor="text1"/>
          <w:cs/>
        </w:rPr>
        <w:t>ซอง</w:t>
      </w:r>
      <w:r w:rsidR="009F4754" w:rsidRPr="00C90C81">
        <w:rPr>
          <w:color w:val="000000" w:themeColor="text1"/>
          <w:cs/>
        </w:rPr>
        <w:t xml:space="preserve">ข้อเสนอด้านคุณสมบัติและเทคนิคที่เป็นต้นฉบับ </w:t>
      </w:r>
    </w:p>
    <w:p w14:paraId="24C1EBB0" w14:textId="0734C72E" w:rsidR="000C2A60" w:rsidRPr="00C90C81" w:rsidRDefault="009F4754" w:rsidP="006B4D1B">
      <w:pPr>
        <w:tabs>
          <w:tab w:val="left" w:pos="2520"/>
        </w:tabs>
        <w:spacing w:before="120" w:after="0" w:line="240" w:lineRule="auto"/>
        <w:ind w:left="2700" w:hanging="900"/>
        <w:jc w:val="thaiDistribute"/>
        <w:rPr>
          <w:b/>
          <w:bCs/>
          <w:color w:val="000000" w:themeColor="text1"/>
          <w:spacing w:val="2"/>
        </w:rPr>
      </w:pPr>
      <w:r w:rsidRPr="00C90C81">
        <w:rPr>
          <w:color w:val="000000" w:themeColor="text1"/>
          <w:spacing w:val="2"/>
          <w:u w:val="single"/>
          <w:cs/>
        </w:rPr>
        <w:t xml:space="preserve">ส่วนที่ </w:t>
      </w:r>
      <w:r w:rsidRPr="00C90C81">
        <w:rPr>
          <w:color w:val="000000" w:themeColor="text1"/>
          <w:spacing w:val="2"/>
          <w:u w:val="single"/>
        </w:rPr>
        <w:t>2</w:t>
      </w:r>
      <w:r w:rsidR="00851818" w:rsidRPr="00C90C81">
        <w:rPr>
          <w:color w:val="000000" w:themeColor="text1"/>
          <w:spacing w:val="2"/>
        </w:rPr>
        <w:tab/>
      </w:r>
      <w:r w:rsidRPr="00C90C81">
        <w:rPr>
          <w:color w:val="000000" w:themeColor="text1"/>
          <w:spacing w:val="2"/>
          <w:cs/>
        </w:rPr>
        <w:t xml:space="preserve"> </w:t>
      </w:r>
      <w:r w:rsidR="00851818" w:rsidRPr="00C90C81">
        <w:rPr>
          <w:color w:val="000000" w:themeColor="text1"/>
          <w:spacing w:val="2"/>
        </w:rPr>
        <w:tab/>
      </w:r>
      <w:r w:rsidRPr="00C90C81">
        <w:rPr>
          <w:color w:val="000000" w:themeColor="text1"/>
          <w:spacing w:val="2"/>
          <w:cs/>
        </w:rPr>
        <w:t>ให้ระบุ</w:t>
      </w:r>
      <w:r w:rsidR="000C2A60" w:rsidRPr="00C90C81">
        <w:rPr>
          <w:color w:val="000000" w:themeColor="text1"/>
          <w:spacing w:val="2"/>
          <w:cs/>
        </w:rPr>
        <w:t>บน</w:t>
      </w:r>
      <w:r w:rsidRPr="00C90C81">
        <w:rPr>
          <w:color w:val="000000" w:themeColor="text1"/>
          <w:spacing w:val="2"/>
          <w:cs/>
        </w:rPr>
        <w:t xml:space="preserve">หน้าซองว่า </w:t>
      </w:r>
      <w:r w:rsidRPr="00C90C81">
        <w:rPr>
          <w:b/>
          <w:bCs/>
          <w:color w:val="000000" w:themeColor="text1"/>
          <w:spacing w:val="2"/>
        </w:rPr>
        <w:t>“</w:t>
      </w:r>
      <w:r w:rsidRPr="00C90C81">
        <w:rPr>
          <w:b/>
          <w:bCs/>
          <w:color w:val="000000" w:themeColor="text1"/>
          <w:spacing w:val="2"/>
          <w:cs/>
        </w:rPr>
        <w:t>ข้อเสนอด้านราคา</w:t>
      </w:r>
      <w:r w:rsidRPr="00C90C81">
        <w:rPr>
          <w:b/>
          <w:bCs/>
          <w:color w:val="000000" w:themeColor="text1"/>
          <w:spacing w:val="2"/>
        </w:rPr>
        <w:t>”</w:t>
      </w:r>
      <w:r w:rsidRPr="00C90C81">
        <w:rPr>
          <w:color w:val="000000" w:themeColor="text1"/>
          <w:spacing w:val="2"/>
        </w:rPr>
        <w:t xml:space="preserve"> </w:t>
      </w:r>
      <w:r w:rsidR="000C2A60" w:rsidRPr="00C90C81">
        <w:rPr>
          <w:color w:val="000000" w:themeColor="text1"/>
          <w:spacing w:val="2"/>
          <w:cs/>
        </w:rPr>
        <w:t>ประกอบด้วย</w:t>
      </w:r>
      <w:r w:rsidR="009E0216" w:rsidRPr="00C90C81">
        <w:rPr>
          <w:color w:val="000000" w:themeColor="text1"/>
          <w:spacing w:val="2"/>
          <w:cs/>
        </w:rPr>
        <w:t>ใบเสนอราคาที่มี</w:t>
      </w:r>
      <w:r w:rsidR="000C2A60" w:rsidRPr="00C90C81">
        <w:rPr>
          <w:color w:val="000000" w:themeColor="text1"/>
          <w:cs/>
        </w:rPr>
        <w:t>รายละเอียดครบถ้วนตามที่ระบุ</w:t>
      </w:r>
      <w:r w:rsidR="00834CA6" w:rsidRPr="00C90C81">
        <w:rPr>
          <w:color w:val="000000" w:themeColor="text1"/>
          <w:cs/>
        </w:rPr>
        <w:t>ไว้</w:t>
      </w:r>
      <w:r w:rsidR="000C2A60" w:rsidRPr="00C90C81">
        <w:rPr>
          <w:color w:val="000000" w:themeColor="text1"/>
          <w:cs/>
        </w:rPr>
        <w:t xml:space="preserve">ในข้อ </w:t>
      </w:r>
      <w:r w:rsidR="000C2A60" w:rsidRPr="00C90C81">
        <w:rPr>
          <w:color w:val="000000" w:themeColor="text1"/>
        </w:rPr>
        <w:t>5.4</w:t>
      </w:r>
    </w:p>
    <w:p w14:paraId="4C5FBCC9" w14:textId="13BD1B91" w:rsidR="009F4754" w:rsidRPr="00C90C81" w:rsidRDefault="000C2A60" w:rsidP="006B4D1B">
      <w:pPr>
        <w:spacing w:before="120" w:after="0" w:line="240" w:lineRule="auto"/>
        <w:ind w:left="2700"/>
        <w:jc w:val="thaiDistribute"/>
        <w:rPr>
          <w:color w:val="000000" w:themeColor="text1"/>
        </w:rPr>
      </w:pPr>
      <w:r w:rsidRPr="00C90C81">
        <w:rPr>
          <w:color w:val="000000" w:themeColor="text1"/>
          <w:spacing w:val="-2"/>
          <w:cs/>
        </w:rPr>
        <w:t>ผู้เสนองานจะต้องจัดทำเอกสารข้างต้นในรูปแบบเอกสาร (</w:t>
      </w:r>
      <w:r w:rsidRPr="00C90C81">
        <w:rPr>
          <w:color w:val="000000" w:themeColor="text1"/>
          <w:spacing w:val="-2"/>
        </w:rPr>
        <w:t xml:space="preserve">Hard Copy) </w:t>
      </w:r>
      <w:r w:rsidRPr="00C90C81">
        <w:rPr>
          <w:color w:val="000000" w:themeColor="text1"/>
          <w:spacing w:val="-2"/>
          <w:cs/>
        </w:rPr>
        <w:t>จำนวน</w:t>
      </w:r>
      <w:r w:rsidR="009F4754" w:rsidRPr="00C90C81">
        <w:rPr>
          <w:color w:val="000000" w:themeColor="text1"/>
          <w:spacing w:val="-2"/>
          <w:cs/>
        </w:rPr>
        <w:t xml:space="preserve"> </w:t>
      </w:r>
      <w:r w:rsidR="009F4754" w:rsidRPr="00C90C81">
        <w:rPr>
          <w:color w:val="000000" w:themeColor="text1"/>
          <w:spacing w:val="-2"/>
        </w:rPr>
        <w:t xml:space="preserve">2 </w:t>
      </w:r>
      <w:r w:rsidR="009F4754" w:rsidRPr="00C90C81">
        <w:rPr>
          <w:color w:val="000000" w:themeColor="text1"/>
          <w:spacing w:val="-2"/>
          <w:cs/>
        </w:rPr>
        <w:t>ชุด</w:t>
      </w:r>
      <w:r w:rsidR="009F4754" w:rsidRPr="00C90C81">
        <w:rPr>
          <w:color w:val="000000" w:themeColor="text1"/>
          <w:spacing w:val="2"/>
          <w:cs/>
        </w:rPr>
        <w:t xml:space="preserve"> </w:t>
      </w:r>
      <w:r w:rsidRPr="00C90C81">
        <w:rPr>
          <w:color w:val="000000" w:themeColor="text1"/>
          <w:spacing w:val="-2"/>
          <w:cs/>
        </w:rPr>
        <w:t>ประกอบด้วย</w:t>
      </w:r>
      <w:r w:rsidR="009F4754" w:rsidRPr="00C90C81">
        <w:rPr>
          <w:color w:val="000000" w:themeColor="text1"/>
          <w:spacing w:val="2"/>
          <w:cs/>
        </w:rPr>
        <w:t xml:space="preserve">ต้นฉบับ </w:t>
      </w:r>
      <w:r w:rsidR="009F4754" w:rsidRPr="00C90C81">
        <w:rPr>
          <w:color w:val="000000" w:themeColor="text1"/>
          <w:spacing w:val="4"/>
        </w:rPr>
        <w:t>1</w:t>
      </w:r>
      <w:r w:rsidR="009F4754" w:rsidRPr="00C90C81">
        <w:rPr>
          <w:rFonts w:cs="Times New Roman"/>
          <w:color w:val="000000" w:themeColor="text1"/>
          <w:spacing w:val="4"/>
          <w:rtl/>
          <w:lang w:bidi="ar-SA"/>
        </w:rPr>
        <w:t xml:space="preserve"> </w:t>
      </w:r>
      <w:r w:rsidR="009F4754" w:rsidRPr="00C90C81">
        <w:rPr>
          <w:color w:val="000000" w:themeColor="text1"/>
          <w:spacing w:val="4"/>
          <w:cs/>
        </w:rPr>
        <w:t xml:space="preserve">ชุด และสำเนา </w:t>
      </w:r>
      <w:r w:rsidR="009F4754" w:rsidRPr="00C90C81">
        <w:rPr>
          <w:color w:val="000000" w:themeColor="text1"/>
          <w:spacing w:val="4"/>
        </w:rPr>
        <w:t xml:space="preserve">1 </w:t>
      </w:r>
      <w:r w:rsidR="009F4754" w:rsidRPr="00C90C81">
        <w:rPr>
          <w:color w:val="000000" w:themeColor="text1"/>
          <w:spacing w:val="4"/>
          <w:cs/>
        </w:rPr>
        <w:t xml:space="preserve">ชุด </w:t>
      </w:r>
      <w:r w:rsidRPr="00C90C81">
        <w:rPr>
          <w:color w:val="000000" w:themeColor="text1"/>
          <w:spacing w:val="4"/>
          <w:cs/>
        </w:rPr>
        <w:t>โดย</w:t>
      </w:r>
      <w:r w:rsidR="009F4754" w:rsidRPr="00C90C81">
        <w:rPr>
          <w:color w:val="000000" w:themeColor="text1"/>
          <w:spacing w:val="4"/>
          <w:cs/>
        </w:rPr>
        <w:t>แยกซองเอกสารต้นฉบับและสำเนาเอกสารออกจากกัน</w:t>
      </w:r>
      <w:r w:rsidRPr="00C90C81">
        <w:rPr>
          <w:color w:val="000000" w:themeColor="text1"/>
          <w:cs/>
        </w:rPr>
        <w:t>และระบุคำว่า “เอกสารต้นฉบับ” และ “เอกสารสำเนา” บนหน้าซองให้ชัดเจน</w:t>
      </w:r>
    </w:p>
    <w:p w14:paraId="0FDA4310" w14:textId="75A8E03A" w:rsidR="009F4754" w:rsidRPr="00C90C81" w:rsidRDefault="009F4754" w:rsidP="009F4754">
      <w:pPr>
        <w:pStyle w:val="ListParagraph"/>
        <w:spacing w:before="120" w:after="0" w:line="240" w:lineRule="auto"/>
        <w:ind w:left="1800" w:hanging="720"/>
        <w:contextualSpacing w:val="0"/>
        <w:jc w:val="thaiDistribute"/>
        <w:rPr>
          <w:color w:val="000000" w:themeColor="text1"/>
        </w:rPr>
      </w:pPr>
      <w:r w:rsidRPr="00C90C81">
        <w:rPr>
          <w:color w:val="000000" w:themeColor="text1"/>
        </w:rPr>
        <w:t>5.5.3</w:t>
      </w:r>
      <w:r w:rsidRPr="00C90C81">
        <w:rPr>
          <w:color w:val="000000" w:themeColor="text1"/>
        </w:rPr>
        <w:tab/>
      </w:r>
      <w:r w:rsidR="000C2A60" w:rsidRPr="00C90C81">
        <w:rPr>
          <w:color w:val="000000" w:themeColor="text1"/>
          <w:cs/>
        </w:rPr>
        <w:t>เอกสาร</w:t>
      </w:r>
      <w:r w:rsidRPr="00C90C81">
        <w:rPr>
          <w:color w:val="000000" w:themeColor="text1"/>
          <w:cs/>
        </w:rPr>
        <w:t>ข้อเสนองานตาม</w:t>
      </w:r>
      <w:r w:rsidR="00D011EC" w:rsidRPr="00C90C81">
        <w:rPr>
          <w:color w:val="000000" w:themeColor="text1"/>
          <w:cs/>
        </w:rPr>
        <w:t>ข้อ</w:t>
      </w:r>
      <w:r w:rsidRPr="00C90C81">
        <w:rPr>
          <w:color w:val="000000" w:themeColor="text1"/>
          <w:cs/>
        </w:rPr>
        <w:t xml:space="preserve"> </w:t>
      </w:r>
      <w:r w:rsidRPr="00C90C81">
        <w:rPr>
          <w:color w:val="000000" w:themeColor="text1"/>
        </w:rPr>
        <w:t>5.5.1</w:t>
      </w:r>
      <w:r w:rsidRPr="00C90C81">
        <w:rPr>
          <w:color w:val="000000" w:themeColor="text1"/>
          <w:cs/>
        </w:rPr>
        <w:t xml:space="preserve"> และ</w:t>
      </w:r>
      <w:r w:rsidR="00D011EC" w:rsidRPr="00C90C81">
        <w:rPr>
          <w:color w:val="000000" w:themeColor="text1"/>
          <w:cs/>
        </w:rPr>
        <w:t>ข้อ</w:t>
      </w:r>
      <w:r w:rsidRPr="00C90C81">
        <w:rPr>
          <w:color w:val="000000" w:themeColor="text1"/>
          <w:cs/>
        </w:rPr>
        <w:t xml:space="preserve"> </w:t>
      </w:r>
      <w:r w:rsidRPr="00C90C81">
        <w:rPr>
          <w:color w:val="000000" w:themeColor="text1"/>
        </w:rPr>
        <w:t>5.5</w:t>
      </w:r>
      <w:r w:rsidR="00D11626" w:rsidRPr="00C90C81">
        <w:rPr>
          <w:color w:val="000000" w:themeColor="text1"/>
        </w:rPr>
        <w:t>.2</w:t>
      </w:r>
      <w:r w:rsidRPr="00C90C81">
        <w:rPr>
          <w:color w:val="000000" w:themeColor="text1"/>
          <w:cs/>
        </w:rPr>
        <w:t xml:space="preserve"> ให้จ่าหน้าถึง</w:t>
      </w:r>
    </w:p>
    <w:p w14:paraId="434B80B3" w14:textId="560C7EEC" w:rsidR="009F4754" w:rsidRPr="00C90C81" w:rsidRDefault="009F4754" w:rsidP="009F4754">
      <w:pPr>
        <w:spacing w:before="120" w:after="0" w:line="240" w:lineRule="auto"/>
        <w:ind w:left="2700" w:hanging="900"/>
        <w:jc w:val="thaiDistribute"/>
        <w:rPr>
          <w:color w:val="000000" w:themeColor="text1"/>
        </w:rPr>
      </w:pPr>
      <w:r w:rsidRPr="00C90C81">
        <w:rPr>
          <w:color w:val="000000" w:themeColor="text1"/>
          <w:cs/>
        </w:rPr>
        <w:t>ถึง</w:t>
      </w:r>
      <w:r w:rsidRPr="00C90C81">
        <w:rPr>
          <w:color w:val="000000" w:themeColor="text1"/>
          <w:cs/>
        </w:rPr>
        <w:tab/>
        <w:t>ฝ่าย</w:t>
      </w:r>
      <w:r w:rsidR="00D5743A" w:rsidRPr="00ED05AD">
        <w:rPr>
          <w:color w:val="000000" w:themeColor="text1"/>
          <w:cs/>
        </w:rPr>
        <w:t>............................</w:t>
      </w:r>
      <w:r w:rsidRPr="00C90C81">
        <w:rPr>
          <w:color w:val="000000" w:themeColor="text1"/>
          <w:cs/>
        </w:rPr>
        <w:t xml:space="preserve"> ตลาดหลักทรัพย์แห่งประเทศไทย </w:t>
      </w:r>
    </w:p>
    <w:p w14:paraId="42951C3C" w14:textId="78259F57" w:rsidR="009F4754" w:rsidRPr="00C90C81" w:rsidRDefault="009F4754" w:rsidP="009F4754">
      <w:pPr>
        <w:spacing w:before="120" w:after="0" w:line="240" w:lineRule="auto"/>
        <w:ind w:left="2700" w:hanging="900"/>
        <w:jc w:val="thaiDistribute"/>
        <w:rPr>
          <w:color w:val="000000" w:themeColor="text1"/>
        </w:rPr>
      </w:pPr>
      <w:r w:rsidRPr="00C90C81">
        <w:rPr>
          <w:color w:val="000000" w:themeColor="text1"/>
          <w:cs/>
        </w:rPr>
        <w:t>เรื่อง</w:t>
      </w:r>
      <w:r w:rsidRPr="00C90C81">
        <w:rPr>
          <w:color w:val="000000" w:themeColor="text1"/>
          <w:cs/>
        </w:rPr>
        <w:tab/>
        <w:t>การเสนอราคา คุณสมบัติ และเทคนิคของโครงการ.............................................</w:t>
      </w:r>
      <w:r w:rsidRPr="00C90C81">
        <w:rPr>
          <w:color w:val="000000" w:themeColor="text1"/>
        </w:rPr>
        <w:t xml:space="preserve">… </w:t>
      </w:r>
    </w:p>
    <w:p w14:paraId="6D68EF07" w14:textId="77777777" w:rsidR="009F4754" w:rsidRPr="00C90C81" w:rsidRDefault="009F4754" w:rsidP="009F4754">
      <w:pPr>
        <w:spacing w:before="120" w:after="0" w:line="240" w:lineRule="auto"/>
        <w:ind w:left="2700" w:hanging="900"/>
        <w:jc w:val="thaiDistribute"/>
        <w:rPr>
          <w:color w:val="000000" w:themeColor="text1"/>
        </w:rPr>
      </w:pPr>
      <w:r w:rsidRPr="00C90C81">
        <w:rPr>
          <w:color w:val="000000" w:themeColor="text1"/>
          <w:cs/>
        </w:rPr>
        <w:t>ชื่อซอง</w:t>
      </w:r>
      <w:r w:rsidRPr="00C90C81">
        <w:rPr>
          <w:color w:val="000000" w:themeColor="text1"/>
          <w:cs/>
        </w:rPr>
        <w:tab/>
        <w:t>(โปรดระบุว่าเป็นซองข้อเสนอด้านคุณสมบัติและทางเทคนิค หรือซองข้อเสนอด้านราคา)</w:t>
      </w:r>
    </w:p>
    <w:p w14:paraId="6DA6D973" w14:textId="77777777" w:rsidR="009F4754" w:rsidRPr="00C90C81" w:rsidRDefault="009F4754" w:rsidP="009F4754">
      <w:pPr>
        <w:spacing w:before="120" w:after="0" w:line="240" w:lineRule="auto"/>
        <w:ind w:left="2700" w:hanging="900"/>
        <w:jc w:val="thaiDistribute"/>
        <w:rPr>
          <w:color w:val="000000" w:themeColor="text1"/>
          <w:cs/>
        </w:rPr>
      </w:pPr>
      <w:r w:rsidRPr="00C90C81">
        <w:rPr>
          <w:color w:val="000000" w:themeColor="text1"/>
          <w:cs/>
        </w:rPr>
        <w:t>โดย</w:t>
      </w:r>
      <w:r w:rsidRPr="00C90C81">
        <w:rPr>
          <w:color w:val="000000" w:themeColor="text1"/>
          <w:cs/>
        </w:rPr>
        <w:tab/>
        <w:t>(</w:t>
      </w:r>
      <w:r w:rsidRPr="00C90C81">
        <w:rPr>
          <w:color w:val="000000" w:themeColor="text1"/>
          <w:u w:val="single"/>
          <w:cs/>
        </w:rPr>
        <w:t>โปรดระบุชื่อผู้เสนองาน</w:t>
      </w:r>
      <w:r w:rsidRPr="00C90C81">
        <w:rPr>
          <w:color w:val="000000" w:themeColor="text1"/>
          <w:cs/>
        </w:rPr>
        <w:t>)</w:t>
      </w:r>
    </w:p>
    <w:p w14:paraId="5B9BD94D" w14:textId="1EC97B5E" w:rsidR="009F4754" w:rsidRPr="00C90C81" w:rsidRDefault="000C2A60" w:rsidP="000C2A60">
      <w:pPr>
        <w:spacing w:before="120" w:after="0" w:line="240" w:lineRule="auto"/>
        <w:ind w:left="1800" w:hanging="720"/>
        <w:jc w:val="thaiDistribute"/>
        <w:rPr>
          <w:b/>
          <w:bCs/>
          <w:color w:val="000000" w:themeColor="text1"/>
        </w:rPr>
      </w:pPr>
      <w:r w:rsidRPr="00C90C81">
        <w:rPr>
          <w:color w:val="000000" w:themeColor="text1"/>
        </w:rPr>
        <w:t>5.5.4</w:t>
      </w:r>
      <w:r w:rsidRPr="00C90C81">
        <w:rPr>
          <w:color w:val="000000" w:themeColor="text1"/>
        </w:rPr>
        <w:tab/>
      </w:r>
      <w:r w:rsidR="009F4754" w:rsidRPr="00C90C81">
        <w:rPr>
          <w:color w:val="000000" w:themeColor="text1"/>
          <w:spacing w:val="8"/>
          <w:cs/>
        </w:rPr>
        <w:t>หากเอกสารหลักฐานของผู้เสนองานไม่ใช่</w:t>
      </w:r>
      <w:r w:rsidR="0025059E" w:rsidRPr="00C90C81">
        <w:rPr>
          <w:color w:val="000000" w:themeColor="text1"/>
          <w:spacing w:val="8"/>
          <w:cs/>
        </w:rPr>
        <w:t>เอกสาร</w:t>
      </w:r>
      <w:r w:rsidR="009F4754" w:rsidRPr="00C90C81">
        <w:rPr>
          <w:color w:val="000000" w:themeColor="text1"/>
          <w:spacing w:val="8"/>
          <w:cs/>
        </w:rPr>
        <w:t>ต้นฉบับ</w:t>
      </w:r>
      <w:r w:rsidR="0025059E" w:rsidRPr="00C90C81">
        <w:rPr>
          <w:color w:val="000000" w:themeColor="text1"/>
          <w:spacing w:val="8"/>
          <w:cs/>
        </w:rPr>
        <w:t>ที่ออกโดยหน่วยงานราชการ</w:t>
      </w:r>
      <w:r w:rsidR="009F4754" w:rsidRPr="00C90C81">
        <w:rPr>
          <w:color w:val="000000" w:themeColor="text1"/>
          <w:spacing w:val="8"/>
          <w:cs/>
        </w:rPr>
        <w:t xml:space="preserve"> ให้ผู้</w:t>
      </w:r>
      <w:r w:rsidR="009F4754" w:rsidRPr="00C90C81">
        <w:rPr>
          <w:color w:val="000000" w:themeColor="text1"/>
          <w:spacing w:val="4"/>
          <w:cs/>
        </w:rPr>
        <w:t>เสนองานหรือผู้รับมอบอำนาจแล้วแต่กรณี ลง</w:t>
      </w:r>
      <w:r w:rsidR="009F4754" w:rsidRPr="00C90C81">
        <w:rPr>
          <w:color w:val="000000" w:themeColor="text1"/>
          <w:cs/>
        </w:rPr>
        <w:t>นามและประทับตรา (ถ้ามี) กำกับในทุก</w:t>
      </w:r>
      <w:r w:rsidR="009F4754" w:rsidRPr="00C90C81">
        <w:rPr>
          <w:color w:val="000000" w:themeColor="text1"/>
          <w:spacing w:val="4"/>
          <w:cs/>
        </w:rPr>
        <w:t>แผ่นของเอกสาร หรือกรณีผู้เสนองานทำการขูด ลบ ตก เติม หรือแก้ไข</w:t>
      </w:r>
      <w:r w:rsidR="00B92327" w:rsidRPr="00C90C81">
        <w:rPr>
          <w:color w:val="000000" w:themeColor="text1"/>
          <w:spacing w:val="4"/>
          <w:cs/>
        </w:rPr>
        <w:t>เปลี่ยนแปลง</w:t>
      </w:r>
      <w:r w:rsidR="009F4754" w:rsidRPr="00C90C81">
        <w:rPr>
          <w:color w:val="000000" w:themeColor="text1"/>
          <w:spacing w:val="4"/>
          <w:cs/>
        </w:rPr>
        <w:t>ข้อความใด</w:t>
      </w:r>
      <w:r w:rsidR="00836CC3" w:rsidRPr="00C90C81">
        <w:rPr>
          <w:color w:val="000000" w:themeColor="text1"/>
          <w:spacing w:val="8"/>
          <w:cs/>
        </w:rPr>
        <w:t>ใน</w:t>
      </w:r>
      <w:r w:rsidR="00836CC3" w:rsidRPr="00C90C81">
        <w:rPr>
          <w:color w:val="000000" w:themeColor="text1"/>
          <w:cs/>
        </w:rPr>
        <w:t>เอกสารดังกล่าว</w:t>
      </w:r>
      <w:r w:rsidR="009F4754" w:rsidRPr="00C90C81">
        <w:rPr>
          <w:color w:val="000000" w:themeColor="text1"/>
          <w:spacing w:val="4"/>
          <w:cs/>
        </w:rPr>
        <w:t xml:space="preserve"> ผู้เสนองานหรือผู้รับมอบอำนาจแล้วแต่กรณี ต้องลงลายมือชื่อ</w:t>
      </w:r>
      <w:r w:rsidR="009F4754" w:rsidRPr="00C90C81">
        <w:rPr>
          <w:color w:val="000000" w:themeColor="text1"/>
          <w:cs/>
        </w:rPr>
        <w:t>กำกับและประทับตรา (ถ้ามี) ทุกแห่ง</w:t>
      </w:r>
      <w:r w:rsidR="009F4754" w:rsidRPr="00C90C81">
        <w:rPr>
          <w:color w:val="000000" w:themeColor="text1"/>
        </w:rPr>
        <w:t xml:space="preserve"> </w:t>
      </w:r>
      <w:r w:rsidR="009F4754" w:rsidRPr="00C90C81">
        <w:rPr>
          <w:color w:val="000000" w:themeColor="text1"/>
          <w:cs/>
        </w:rPr>
        <w:t>ไม่เช่นนั้นจะถือว่าการขูด ลบ ตก เติม หรือแก้ไข</w:t>
      </w:r>
      <w:r w:rsidR="00B92327" w:rsidRPr="00C90C81">
        <w:rPr>
          <w:color w:val="000000" w:themeColor="text1"/>
          <w:spacing w:val="8"/>
          <w:cs/>
        </w:rPr>
        <w:t>เปลี่ยนแปลง</w:t>
      </w:r>
      <w:r w:rsidR="009F4754" w:rsidRPr="00C90C81">
        <w:rPr>
          <w:color w:val="000000" w:themeColor="text1"/>
          <w:spacing w:val="8"/>
          <w:cs/>
        </w:rPr>
        <w:t>ข้อความดังกล่าวไม่ได้กระทำขึ้น ไม่ว่ากรณีใด ๆ หากมีกรณีเป็นที่สงสัย ตลาด</w:t>
      </w:r>
      <w:r w:rsidR="009F4754" w:rsidRPr="00C90C81">
        <w:rPr>
          <w:color w:val="000000" w:themeColor="text1"/>
          <w:cs/>
        </w:rPr>
        <w:t>หลักทรัพย์มีสิทธิเชิญผู้เสนองานมาชี้แจง</w:t>
      </w:r>
      <w:r w:rsidR="00CF6D67" w:rsidRPr="00C90C81">
        <w:rPr>
          <w:color w:val="000000" w:themeColor="text1"/>
          <w:cs/>
        </w:rPr>
        <w:t>หรือ</w:t>
      </w:r>
      <w:r w:rsidR="009F4754" w:rsidRPr="00C90C81">
        <w:rPr>
          <w:color w:val="000000" w:themeColor="text1"/>
          <w:cs/>
        </w:rPr>
        <w:t>อธิบายความหมายได้ และให้การพิจารณาของตลาดหลักทรัพย์เป็นที่สุด</w:t>
      </w:r>
      <w:commentRangeEnd w:id="23"/>
      <w:r w:rsidR="009F4754" w:rsidRPr="00C90C81">
        <w:rPr>
          <w:rStyle w:val="CommentReference"/>
          <w:b/>
          <w:bCs/>
          <w:color w:val="000000" w:themeColor="text1"/>
          <w:sz w:val="28"/>
          <w:szCs w:val="28"/>
        </w:rPr>
        <w:commentReference w:id="23"/>
      </w:r>
    </w:p>
    <w:p w14:paraId="6B3A002A" w14:textId="77777777" w:rsidR="00E850E6" w:rsidRPr="006355BE" w:rsidRDefault="00E850E6" w:rsidP="00E850E6">
      <w:pPr>
        <w:spacing w:before="120" w:after="0" w:line="240" w:lineRule="auto"/>
        <w:ind w:left="1080" w:hanging="450"/>
        <w:jc w:val="thaiDistribute"/>
        <w:rPr>
          <w:highlight w:val="cyan"/>
        </w:rPr>
      </w:pPr>
      <w:r>
        <w:rPr>
          <w:highlight w:val="cyan"/>
        </w:rPr>
        <w:t>------------------------------------------------------------------[</w:t>
      </w:r>
      <w:r w:rsidRPr="006355BE">
        <w:rPr>
          <w:highlight w:val="cyan"/>
          <w:cs/>
        </w:rPr>
        <w:t>หรือ</w:t>
      </w:r>
      <w:r>
        <w:rPr>
          <w:highlight w:val="cyan"/>
        </w:rPr>
        <w:t>]----------------------------------------------------------------</w:t>
      </w:r>
    </w:p>
    <w:p w14:paraId="7E94D1F5" w14:textId="715276D6" w:rsidR="008717A3" w:rsidRPr="00D5743A" w:rsidRDefault="00C116D9" w:rsidP="004019C5">
      <w:pPr>
        <w:spacing w:before="120" w:after="0" w:line="240" w:lineRule="auto"/>
        <w:ind w:left="1800" w:hanging="709"/>
        <w:jc w:val="thaiDistribute"/>
      </w:pPr>
      <w:commentRangeStart w:id="24"/>
      <w:r w:rsidRPr="00D5743A">
        <w:t>5</w:t>
      </w:r>
      <w:r w:rsidRPr="00EB0B51">
        <w:t>.</w:t>
      </w:r>
      <w:r w:rsidRPr="00D5743A">
        <w:t>5</w:t>
      </w:r>
      <w:r w:rsidR="008717A3" w:rsidRPr="00EB0B51">
        <w:t>.</w:t>
      </w:r>
      <w:r w:rsidR="008717A3" w:rsidRPr="00D5743A">
        <w:t>1</w:t>
      </w:r>
      <w:r w:rsidR="008717A3" w:rsidRPr="00D5743A">
        <w:tab/>
      </w:r>
      <w:r w:rsidR="008717A3" w:rsidRPr="00EB0B51">
        <w:rPr>
          <w:cs/>
        </w:rPr>
        <w:t>ผู้เ</w:t>
      </w:r>
      <w:r w:rsidR="00EC7B01" w:rsidRPr="00EB0B51">
        <w:rPr>
          <w:cs/>
        </w:rPr>
        <w:t>สนองาน</w:t>
      </w:r>
      <w:r w:rsidR="008717A3" w:rsidRPr="00EB0B51">
        <w:rPr>
          <w:cs/>
        </w:rPr>
        <w:t>ต้องยื่น</w:t>
      </w:r>
      <w:r w:rsidR="002E4F3B" w:rsidRPr="00EB0B51">
        <w:rPr>
          <w:cs/>
        </w:rPr>
        <w:t>ข้อเสนองาน</w:t>
      </w:r>
      <w:r w:rsidR="004A2D08" w:rsidRPr="00EB0B51">
        <w:rPr>
          <w:cs/>
        </w:rPr>
        <w:t>ตาม</w:t>
      </w:r>
      <w:r w:rsidR="00C17427" w:rsidRPr="00EB0B51">
        <w:rPr>
          <w:cs/>
        </w:rPr>
        <w:t xml:space="preserve">วิธีการ </w:t>
      </w:r>
      <w:r w:rsidR="004A2D08" w:rsidRPr="00EB0B51">
        <w:rPr>
          <w:cs/>
        </w:rPr>
        <w:t>เงื่อนไข</w:t>
      </w:r>
      <w:r w:rsidR="00C17427" w:rsidRPr="00EB0B51">
        <w:rPr>
          <w:cs/>
        </w:rPr>
        <w:t xml:space="preserve"> </w:t>
      </w:r>
      <w:r w:rsidR="004A2D08" w:rsidRPr="00EB0B51">
        <w:rPr>
          <w:cs/>
        </w:rPr>
        <w:t>และ</w:t>
      </w:r>
      <w:r w:rsidR="008717A3" w:rsidRPr="00EB0B51">
        <w:rPr>
          <w:cs/>
        </w:rPr>
        <w:t>ระยะเวลาที่</w:t>
      </w:r>
      <w:r w:rsidR="004A2D08" w:rsidRPr="00EB0B51">
        <w:rPr>
          <w:cs/>
        </w:rPr>
        <w:t>ระบุไว้</w:t>
      </w:r>
      <w:r w:rsidR="008717A3" w:rsidRPr="00EB0B51">
        <w:rPr>
          <w:cs/>
        </w:rPr>
        <w:t>ใน</w:t>
      </w:r>
      <w:r w:rsidR="002177E2" w:rsidRPr="00EB0B51">
        <w:rPr>
          <w:cs/>
        </w:rPr>
        <w:t xml:space="preserve">ข้อกำหนดและขอบเขตของงานนี้ </w:t>
      </w:r>
      <w:r w:rsidR="008717A3" w:rsidRPr="00EB0B51">
        <w:rPr>
          <w:cs/>
        </w:rPr>
        <w:t>หากผู้</w:t>
      </w:r>
      <w:r w:rsidR="00EC7B01" w:rsidRPr="00EB0B51">
        <w:rPr>
          <w:cs/>
        </w:rPr>
        <w:t>เสนองาน</w:t>
      </w:r>
      <w:r w:rsidR="008717A3" w:rsidRPr="00EB0B51">
        <w:rPr>
          <w:cs/>
        </w:rPr>
        <w:t>รายใดไม่ยื่น</w:t>
      </w:r>
      <w:r w:rsidR="00A21521" w:rsidRPr="00EB0B51">
        <w:rPr>
          <w:cs/>
        </w:rPr>
        <w:t>ข้อเสนองาน</w:t>
      </w:r>
      <w:r w:rsidR="008717A3" w:rsidRPr="00EB0B51">
        <w:rPr>
          <w:cs/>
        </w:rPr>
        <w:t>ตาม</w:t>
      </w:r>
      <w:r w:rsidR="00C17427" w:rsidRPr="00EB0B51">
        <w:rPr>
          <w:cs/>
        </w:rPr>
        <w:t xml:space="preserve">วิธีการ </w:t>
      </w:r>
      <w:r w:rsidR="004A2D08" w:rsidRPr="00EB0B51">
        <w:rPr>
          <w:cs/>
        </w:rPr>
        <w:t>เงื่อนไข</w:t>
      </w:r>
      <w:r w:rsidR="00C17427" w:rsidRPr="00EB0B51">
        <w:rPr>
          <w:cs/>
        </w:rPr>
        <w:t xml:space="preserve"> </w:t>
      </w:r>
      <w:r w:rsidR="004A2D08" w:rsidRPr="00EB0B51">
        <w:rPr>
          <w:cs/>
        </w:rPr>
        <w:t>และระยะเวลา</w:t>
      </w:r>
      <w:r w:rsidR="008717A3" w:rsidRPr="00EB0B51">
        <w:rPr>
          <w:cs/>
        </w:rPr>
        <w:t>ดังกล่าว ตลาดหลักทรัพย์</w:t>
      </w:r>
      <w:r w:rsidR="00B34903" w:rsidRPr="00EB0B51">
        <w:rPr>
          <w:cs/>
        </w:rPr>
        <w:t>สงวนสิทธิ์</w:t>
      </w:r>
      <w:r w:rsidR="00320820" w:rsidRPr="00EB0B51">
        <w:rPr>
          <w:cs/>
        </w:rPr>
        <w:t>ที่จะ</w:t>
      </w:r>
      <w:r w:rsidR="008717A3" w:rsidRPr="00EB0B51">
        <w:rPr>
          <w:cs/>
        </w:rPr>
        <w:t>ไม่รับ</w:t>
      </w:r>
      <w:r w:rsidR="00A21521" w:rsidRPr="00EB0B51">
        <w:rPr>
          <w:cs/>
        </w:rPr>
        <w:t>ข้อเสนองาน</w:t>
      </w:r>
      <w:r w:rsidR="008717A3" w:rsidRPr="00EB0B51">
        <w:rPr>
          <w:cs/>
        </w:rPr>
        <w:t>ของผู้</w:t>
      </w:r>
      <w:r w:rsidR="00A21521" w:rsidRPr="00EB0B51">
        <w:rPr>
          <w:cs/>
        </w:rPr>
        <w:t>เสนองานราย</w:t>
      </w:r>
      <w:r w:rsidR="008717A3" w:rsidRPr="00EB0B51">
        <w:rPr>
          <w:cs/>
        </w:rPr>
        <w:t>นั้นไว้พิจารณา ไม่ว่ากรณีใด</w:t>
      </w:r>
      <w:r w:rsidR="000E3D71" w:rsidRPr="00EB0B51">
        <w:rPr>
          <w:cs/>
        </w:rPr>
        <w:t xml:space="preserve"> ๆ</w:t>
      </w:r>
      <w:r w:rsidR="008717A3" w:rsidRPr="00EB0B51">
        <w:rPr>
          <w:cs/>
        </w:rPr>
        <w:t xml:space="preserve"> ทั้งสิ้น </w:t>
      </w:r>
    </w:p>
    <w:p w14:paraId="2E479AEB" w14:textId="296EF26E" w:rsidR="000D0961" w:rsidRPr="00D5743A" w:rsidRDefault="00C116D9" w:rsidP="004019C5">
      <w:pPr>
        <w:spacing w:before="120" w:after="0" w:line="240" w:lineRule="auto"/>
        <w:ind w:left="1800" w:hanging="709"/>
        <w:jc w:val="thaiDistribute"/>
      </w:pPr>
      <w:r w:rsidRPr="00D5743A">
        <w:t>5</w:t>
      </w:r>
      <w:r w:rsidRPr="00EB0B51">
        <w:t>.</w:t>
      </w:r>
      <w:r w:rsidRPr="00D5743A">
        <w:t>5</w:t>
      </w:r>
      <w:r w:rsidR="008717A3" w:rsidRPr="00EB0B51">
        <w:t>.</w:t>
      </w:r>
      <w:r w:rsidR="008717A3" w:rsidRPr="00D5743A">
        <w:t>2</w:t>
      </w:r>
      <w:r w:rsidR="008717A3" w:rsidRPr="00D5743A">
        <w:tab/>
      </w:r>
      <w:r w:rsidR="000D0961" w:rsidRPr="00EB0B51">
        <w:rPr>
          <w:cs/>
        </w:rPr>
        <w:t>ผู้</w:t>
      </w:r>
      <w:r w:rsidR="000D0961" w:rsidRPr="00EB0B51">
        <w:rPr>
          <w:spacing w:val="8"/>
          <w:cs/>
        </w:rPr>
        <w:t>เสนองาน</w:t>
      </w:r>
      <w:r w:rsidR="00C17427" w:rsidRPr="00EB0B51">
        <w:rPr>
          <w:spacing w:val="8"/>
          <w:cs/>
        </w:rPr>
        <w:t>ต้อง</w:t>
      </w:r>
      <w:r w:rsidR="00017C01" w:rsidRPr="00EB0B51">
        <w:rPr>
          <w:spacing w:val="8"/>
          <w:cs/>
        </w:rPr>
        <w:t>จัดทำ</w:t>
      </w:r>
      <w:r w:rsidR="000D0961" w:rsidRPr="00EB0B51">
        <w:rPr>
          <w:spacing w:val="8"/>
          <w:cs/>
        </w:rPr>
        <w:t>ข้อเสนองาน</w:t>
      </w:r>
      <w:r w:rsidR="00436296" w:rsidRPr="00EB0B51">
        <w:rPr>
          <w:spacing w:val="8"/>
          <w:cs/>
        </w:rPr>
        <w:t>ในรูปแบบ</w:t>
      </w:r>
      <w:r w:rsidR="00C17427" w:rsidRPr="00EB0B51">
        <w:rPr>
          <w:spacing w:val="8"/>
          <w:cs/>
        </w:rPr>
        <w:t>ข้อมูลอิเล็กทรอนิกส์</w:t>
      </w:r>
      <w:r w:rsidR="00436296" w:rsidRPr="00EB0B51">
        <w:rPr>
          <w:spacing w:val="8"/>
          <w:cs/>
        </w:rPr>
        <w:t xml:space="preserve"> </w:t>
      </w:r>
      <w:r w:rsidR="00C17427" w:rsidRPr="00EB0B51">
        <w:rPr>
          <w:spacing w:val="8"/>
          <w:cs/>
        </w:rPr>
        <w:t>(</w:t>
      </w:r>
      <w:r w:rsidR="00436296" w:rsidRPr="00D5743A">
        <w:rPr>
          <w:spacing w:val="8"/>
        </w:rPr>
        <w:t>Soft File</w:t>
      </w:r>
      <w:r w:rsidR="00C17427" w:rsidRPr="00EB0B51">
        <w:rPr>
          <w:spacing w:val="8"/>
        </w:rPr>
        <w:t>)</w:t>
      </w:r>
      <w:r w:rsidR="000D0961" w:rsidRPr="00EB0B51">
        <w:rPr>
          <w:spacing w:val="8"/>
        </w:rPr>
        <w:t xml:space="preserve"> </w:t>
      </w:r>
      <w:r w:rsidR="00860851" w:rsidRPr="00EB0B51">
        <w:rPr>
          <w:spacing w:val="8"/>
          <w:cs/>
        </w:rPr>
        <w:t xml:space="preserve">นามสกุล </w:t>
      </w:r>
      <w:r w:rsidR="00836CC3">
        <w:rPr>
          <w:spacing w:val="8"/>
        </w:rPr>
        <w:t>PDF</w:t>
      </w:r>
      <w:r w:rsidR="00860851" w:rsidRPr="00D5743A">
        <w:rPr>
          <w:spacing w:val="8"/>
        </w:rPr>
        <w:t xml:space="preserve"> </w:t>
      </w:r>
      <w:r w:rsidR="00C17427" w:rsidRPr="00EB0B51">
        <w:rPr>
          <w:spacing w:val="8"/>
          <w:cs/>
        </w:rPr>
        <w:t>แบบ</w:t>
      </w:r>
      <w:r w:rsidR="00C17427" w:rsidRPr="00EB0B51">
        <w:rPr>
          <w:cs/>
        </w:rPr>
        <w:t xml:space="preserve"> “</w:t>
      </w:r>
      <w:r w:rsidR="00436296" w:rsidRPr="00D5743A">
        <w:t>Read Only</w:t>
      </w:r>
      <w:r w:rsidR="00C17427" w:rsidRPr="00EB0B51">
        <w:t>”</w:t>
      </w:r>
      <w:r w:rsidR="00436296" w:rsidRPr="00EB0B51">
        <w:t xml:space="preserve"> </w:t>
      </w:r>
      <w:r w:rsidR="00436296" w:rsidRPr="00EB0B51">
        <w:rPr>
          <w:cs/>
        </w:rPr>
        <w:t xml:space="preserve">เท่านั้น </w:t>
      </w:r>
      <w:r w:rsidR="000D0961" w:rsidRPr="00EB0B51">
        <w:rPr>
          <w:cs/>
        </w:rPr>
        <w:t>โดย</w:t>
      </w:r>
      <w:r w:rsidR="00E259B6" w:rsidRPr="00EB0B51">
        <w:rPr>
          <w:cs/>
        </w:rPr>
        <w:t>แบ่ง</w:t>
      </w:r>
      <w:r w:rsidR="000D0961" w:rsidRPr="00EB0B51">
        <w:rPr>
          <w:cs/>
        </w:rPr>
        <w:t xml:space="preserve">เป็น </w:t>
      </w:r>
      <w:r w:rsidR="000D0961" w:rsidRPr="00D5743A">
        <w:t>2</w:t>
      </w:r>
      <w:r w:rsidR="00E259B6" w:rsidRPr="00EB0B51">
        <w:t xml:space="preserve"> </w:t>
      </w:r>
      <w:r w:rsidR="000D0961" w:rsidRPr="00EB0B51">
        <w:rPr>
          <w:cs/>
        </w:rPr>
        <w:t>ส่วน</w:t>
      </w:r>
      <w:r w:rsidR="00AD5A57" w:rsidRPr="00EB0B51">
        <w:rPr>
          <w:cs/>
        </w:rPr>
        <w:t xml:space="preserve"> </w:t>
      </w:r>
      <w:r w:rsidR="000D0961" w:rsidRPr="00EB0B51">
        <w:rPr>
          <w:cs/>
        </w:rPr>
        <w:t>ดังนี้</w:t>
      </w:r>
    </w:p>
    <w:p w14:paraId="7A404620" w14:textId="491E67DC" w:rsidR="001634A4" w:rsidRPr="00D5743A" w:rsidRDefault="000D0961" w:rsidP="006B4D1B">
      <w:pPr>
        <w:spacing w:before="120" w:after="0" w:line="240" w:lineRule="auto"/>
        <w:ind w:left="2700" w:hanging="900"/>
        <w:jc w:val="thaiDistribute"/>
      </w:pPr>
      <w:r w:rsidRPr="00EB0B51">
        <w:rPr>
          <w:u w:val="single"/>
          <w:cs/>
        </w:rPr>
        <w:t xml:space="preserve">ส่วนที่ </w:t>
      </w:r>
      <w:r w:rsidRPr="00D5743A">
        <w:rPr>
          <w:u w:val="single"/>
        </w:rPr>
        <w:t>1</w:t>
      </w:r>
      <w:r w:rsidR="001634A4" w:rsidRPr="00D5743A">
        <w:tab/>
      </w:r>
      <w:r w:rsidRPr="00EB0B51">
        <w:rPr>
          <w:u w:val="single"/>
          <w:cs/>
        </w:rPr>
        <w:t>ข้อเสนอด้านคุณสมบัติและเทคนิค</w:t>
      </w:r>
      <w:r w:rsidR="001634A4" w:rsidRPr="001E56B9">
        <w:rPr>
          <w:cs/>
        </w:rPr>
        <w:t xml:space="preserve"> </w:t>
      </w:r>
      <w:r w:rsidR="001634A4" w:rsidRPr="001E56B9">
        <w:rPr>
          <w:u w:val="single"/>
          <w:cs/>
        </w:rPr>
        <w:t>(</w:t>
      </w:r>
      <w:r w:rsidR="001634A4" w:rsidRPr="001E56B9">
        <w:rPr>
          <w:b/>
          <w:bCs/>
          <w:u w:val="single"/>
          <w:cs/>
        </w:rPr>
        <w:t>ต้อง</w:t>
      </w:r>
      <w:r w:rsidR="001634A4" w:rsidRPr="00EB0B51">
        <w:rPr>
          <w:b/>
          <w:bCs/>
          <w:u w:val="single"/>
          <w:cs/>
        </w:rPr>
        <w:t xml:space="preserve">ไม่มีข้อเสนอหรือข้อมูลด้านราคาในส่วนที่ </w:t>
      </w:r>
      <w:r w:rsidR="00FA30F3" w:rsidRPr="00D5743A">
        <w:rPr>
          <w:b/>
          <w:bCs/>
          <w:u w:val="single"/>
        </w:rPr>
        <w:t>1</w:t>
      </w:r>
      <w:r w:rsidR="001634A4" w:rsidRPr="00EB0B51">
        <w:t xml:space="preserve">) </w:t>
      </w:r>
      <w:r w:rsidR="001634A4" w:rsidRPr="00EB0B51">
        <w:rPr>
          <w:cs/>
        </w:rPr>
        <w:t>ให้จัดทำแยกเป็น</w:t>
      </w:r>
      <w:r w:rsidR="001634A4" w:rsidRPr="00D5743A">
        <w:t xml:space="preserve"> 2</w:t>
      </w:r>
      <w:r w:rsidR="001634A4" w:rsidRPr="00EB0B51">
        <w:rPr>
          <w:cs/>
        </w:rPr>
        <w:t xml:space="preserve"> </w:t>
      </w:r>
      <w:r w:rsidR="000C2A60" w:rsidRPr="00EB0B51">
        <w:rPr>
          <w:cs/>
        </w:rPr>
        <w:t xml:space="preserve">ไฟล์ ได้แก่ </w:t>
      </w:r>
    </w:p>
    <w:p w14:paraId="0ECF2A9F" w14:textId="28AE2E47" w:rsidR="001634A4" w:rsidRPr="00D011EC" w:rsidRDefault="000C2A60" w:rsidP="006B4D1B">
      <w:pPr>
        <w:pStyle w:val="ListParagraph"/>
        <w:numPr>
          <w:ilvl w:val="0"/>
          <w:numId w:val="25"/>
        </w:numPr>
        <w:spacing w:before="120" w:after="120" w:line="240" w:lineRule="auto"/>
        <w:ind w:left="2880" w:hanging="180"/>
        <w:contextualSpacing w:val="0"/>
        <w:jc w:val="thaiDistribute"/>
      </w:pPr>
      <w:r w:rsidRPr="001E56B9">
        <w:rPr>
          <w:spacing w:val="2"/>
          <w:u w:val="single"/>
          <w:cs/>
        </w:rPr>
        <w:t xml:space="preserve">ไฟล์ที่ </w:t>
      </w:r>
      <w:r w:rsidRPr="001E56B9">
        <w:rPr>
          <w:spacing w:val="2"/>
          <w:u w:val="single"/>
        </w:rPr>
        <w:t>1</w:t>
      </w:r>
      <w:r w:rsidRPr="00EB0B51">
        <w:rPr>
          <w:spacing w:val="2"/>
        </w:rPr>
        <w:t xml:space="preserve"> </w:t>
      </w:r>
      <w:r w:rsidRPr="00EB0B51">
        <w:rPr>
          <w:spacing w:val="2"/>
          <w:cs/>
        </w:rPr>
        <w:t>ประกอบด้วย</w:t>
      </w:r>
      <w:r w:rsidR="001634A4" w:rsidRPr="00EB0B51">
        <w:rPr>
          <w:spacing w:val="2"/>
          <w:cs/>
        </w:rPr>
        <w:t>รายละเอียดด้านคุณสมบัติที่มีรายละเอียดครบถ้วนตามที่ระบุ</w:t>
      </w:r>
      <w:r w:rsidR="00DD5297">
        <w:rPr>
          <w:rFonts w:hint="cs"/>
          <w:spacing w:val="2"/>
          <w:cs/>
        </w:rPr>
        <w:t>ไว้</w:t>
      </w:r>
      <w:r w:rsidR="001634A4" w:rsidRPr="00EB0B51">
        <w:rPr>
          <w:spacing w:val="2"/>
          <w:cs/>
        </w:rPr>
        <w:t>ใน</w:t>
      </w:r>
      <w:r w:rsidR="001634A4" w:rsidRPr="00EB0B51">
        <w:rPr>
          <w:cs/>
        </w:rPr>
        <w:t xml:space="preserve">ข้อ </w:t>
      </w:r>
      <w:r w:rsidR="001634A4" w:rsidRPr="00D011EC">
        <w:t>5</w:t>
      </w:r>
      <w:r w:rsidR="001634A4" w:rsidRPr="00EB0B51">
        <w:t>.</w:t>
      </w:r>
      <w:r w:rsidRPr="00EB0B51">
        <w:t>2</w:t>
      </w:r>
      <w:r w:rsidR="00D011EC" w:rsidRPr="00EB0B51">
        <w:rPr>
          <w:rFonts w:hint="cs"/>
        </w:rPr>
        <w:t xml:space="preserve"> </w:t>
      </w:r>
      <w:r w:rsidR="001634A4" w:rsidRPr="00EB0B51">
        <w:rPr>
          <w:cs/>
        </w:rPr>
        <w:t>และ</w:t>
      </w:r>
    </w:p>
    <w:p w14:paraId="3CA2C5F1" w14:textId="4883B014" w:rsidR="001634A4" w:rsidRPr="00D5743A" w:rsidRDefault="000C2A60" w:rsidP="006B4D1B">
      <w:pPr>
        <w:pStyle w:val="ListParagraph"/>
        <w:numPr>
          <w:ilvl w:val="0"/>
          <w:numId w:val="25"/>
        </w:numPr>
        <w:spacing w:before="120" w:after="0" w:line="240" w:lineRule="auto"/>
        <w:ind w:left="2880" w:hanging="180"/>
        <w:jc w:val="thaiDistribute"/>
      </w:pPr>
      <w:r w:rsidRPr="001E56B9">
        <w:rPr>
          <w:spacing w:val="4"/>
          <w:u w:val="single"/>
          <w:cs/>
        </w:rPr>
        <w:lastRenderedPageBreak/>
        <w:t xml:space="preserve">ไฟล์ที่ </w:t>
      </w:r>
      <w:r w:rsidRPr="001E56B9">
        <w:rPr>
          <w:spacing w:val="4"/>
          <w:u w:val="single"/>
        </w:rPr>
        <w:t>2</w:t>
      </w:r>
      <w:r w:rsidRPr="00EB0B51">
        <w:rPr>
          <w:spacing w:val="4"/>
        </w:rPr>
        <w:t xml:space="preserve"> </w:t>
      </w:r>
      <w:r w:rsidRPr="00EB0B51">
        <w:rPr>
          <w:spacing w:val="4"/>
          <w:cs/>
        </w:rPr>
        <w:t>ประกอบด้วย</w:t>
      </w:r>
      <w:r w:rsidR="001634A4" w:rsidRPr="00EB0B51">
        <w:rPr>
          <w:spacing w:val="4"/>
          <w:cs/>
        </w:rPr>
        <w:t>รายละเอียด</w:t>
      </w:r>
      <w:r w:rsidRPr="00EB0B51">
        <w:rPr>
          <w:spacing w:val="4"/>
          <w:cs/>
        </w:rPr>
        <w:t>ด้านเทคนิค</w:t>
      </w:r>
      <w:r w:rsidR="00564857" w:rsidRPr="00EB0B51">
        <w:rPr>
          <w:spacing w:val="4"/>
          <w:cs/>
        </w:rPr>
        <w:t>ที่มีรายละเอียดครบถ้วนตามที่ระบุ</w:t>
      </w:r>
      <w:r w:rsidR="00DD5297">
        <w:rPr>
          <w:rFonts w:hint="cs"/>
          <w:spacing w:val="4"/>
          <w:cs/>
        </w:rPr>
        <w:t>ไว้</w:t>
      </w:r>
      <w:r w:rsidR="00564857" w:rsidRPr="00EB0B51">
        <w:rPr>
          <w:spacing w:val="4"/>
          <w:cs/>
        </w:rPr>
        <w:t>ในข้อ</w:t>
      </w:r>
      <w:r w:rsidR="00564857" w:rsidRPr="00EB0B51">
        <w:rPr>
          <w:cs/>
        </w:rPr>
        <w:t xml:space="preserve"> </w:t>
      </w:r>
      <w:r w:rsidR="00564857" w:rsidRPr="00D5743A">
        <w:t>5</w:t>
      </w:r>
      <w:r w:rsidR="00564857" w:rsidRPr="00EB0B51">
        <w:t xml:space="preserve">.3 </w:t>
      </w:r>
      <w:r w:rsidR="001634A4" w:rsidRPr="00EB0B51">
        <w:rPr>
          <w:b/>
          <w:bCs/>
          <w:u w:val="single"/>
          <w:cs/>
        </w:rPr>
        <w:t>โดยไม่ต้องระบุจำนวนเงิน</w:t>
      </w:r>
      <w:r w:rsidR="001634A4" w:rsidRPr="00EB0B51">
        <w:rPr>
          <w:cs/>
        </w:rPr>
        <w:t xml:space="preserve"> (ถ้ามี)</w:t>
      </w:r>
    </w:p>
    <w:p w14:paraId="67275834" w14:textId="3E8947F8" w:rsidR="000C2A60" w:rsidRPr="00D5743A" w:rsidRDefault="000C2A60" w:rsidP="006B4D1B">
      <w:pPr>
        <w:pStyle w:val="ListParagraph"/>
        <w:spacing w:before="120" w:after="120" w:line="240" w:lineRule="auto"/>
        <w:ind w:left="2517" w:firstLine="183"/>
        <w:contextualSpacing w:val="0"/>
        <w:jc w:val="thaiDistribute"/>
      </w:pPr>
      <w:r w:rsidRPr="00EB0B51">
        <w:rPr>
          <w:spacing w:val="-2"/>
          <w:cs/>
        </w:rPr>
        <w:t>ทั้งนี้ เอกสารในส่วน</w:t>
      </w:r>
      <w:r w:rsidR="00564857" w:rsidRPr="00EB0B51">
        <w:rPr>
          <w:spacing w:val="-2"/>
          <w:cs/>
        </w:rPr>
        <w:t xml:space="preserve">ที่ </w:t>
      </w:r>
      <w:r w:rsidR="00564857" w:rsidRPr="00D5743A">
        <w:rPr>
          <w:spacing w:val="-2"/>
        </w:rPr>
        <w:t>1</w:t>
      </w:r>
      <w:r w:rsidRPr="00EB0B51">
        <w:rPr>
          <w:spacing w:val="-2"/>
          <w:cs/>
        </w:rPr>
        <w:t xml:space="preserve"> จะต้อง </w:t>
      </w:r>
      <w:r w:rsidRPr="00EB0B51">
        <w:rPr>
          <w:b/>
          <w:bCs/>
          <w:spacing w:val="-2"/>
          <w:u w:val="single"/>
          <w:cs/>
        </w:rPr>
        <w:t>ไม่มีหลักฐานด้านราคา</w:t>
      </w:r>
      <w:r w:rsidRPr="00EB0B51">
        <w:rPr>
          <w:spacing w:val="-2"/>
          <w:cs/>
        </w:rPr>
        <w:t xml:space="preserve"> รวมอยู่ด้วย</w:t>
      </w:r>
    </w:p>
    <w:p w14:paraId="7879FE71" w14:textId="0D03B373" w:rsidR="000D0961" w:rsidRPr="00D5743A" w:rsidRDefault="000D0961" w:rsidP="006B4C2E">
      <w:pPr>
        <w:spacing w:before="120" w:after="0" w:line="240" w:lineRule="auto"/>
        <w:ind w:left="2694" w:hanging="851"/>
        <w:jc w:val="thaiDistribute"/>
      </w:pPr>
      <w:r w:rsidRPr="00EB0B51">
        <w:rPr>
          <w:u w:val="single"/>
          <w:cs/>
        </w:rPr>
        <w:t xml:space="preserve">ส่วนที่ </w:t>
      </w:r>
      <w:r w:rsidRPr="00D5743A">
        <w:rPr>
          <w:u w:val="single"/>
        </w:rPr>
        <w:t>2</w:t>
      </w:r>
      <w:r w:rsidR="00383174" w:rsidRPr="00EB0B51">
        <w:tab/>
      </w:r>
      <w:r w:rsidRPr="00EB0B51">
        <w:rPr>
          <w:u w:val="single"/>
          <w:cs/>
        </w:rPr>
        <w:t>ข้อเสนอด้าน</w:t>
      </w:r>
      <w:r w:rsidRPr="001E56B9">
        <w:rPr>
          <w:u w:val="single"/>
          <w:cs/>
        </w:rPr>
        <w:t>ราคา</w:t>
      </w:r>
      <w:r w:rsidR="00383174" w:rsidRPr="001E56B9">
        <w:rPr>
          <w:b/>
          <w:bCs/>
          <w:cs/>
        </w:rPr>
        <w:t xml:space="preserve"> </w:t>
      </w:r>
      <w:r w:rsidR="001634A4" w:rsidRPr="001E56B9">
        <w:rPr>
          <w:b/>
          <w:bCs/>
          <w:u w:val="single"/>
          <w:cs/>
        </w:rPr>
        <w:t>ใ</w:t>
      </w:r>
      <w:r w:rsidR="001634A4" w:rsidRPr="00EB0B51">
        <w:rPr>
          <w:b/>
          <w:bCs/>
          <w:u w:val="single"/>
          <w:cs/>
        </w:rPr>
        <w:t>ห้จัดทำเป็น</w:t>
      </w:r>
      <w:r w:rsidR="000C2A60" w:rsidRPr="00EB0B51">
        <w:rPr>
          <w:b/>
          <w:bCs/>
          <w:u w:val="single"/>
          <w:cs/>
        </w:rPr>
        <w:t>ไฟล์ที่</w:t>
      </w:r>
      <w:r w:rsidR="001D6092" w:rsidRPr="00EB0B51">
        <w:rPr>
          <w:b/>
          <w:bCs/>
          <w:u w:val="single"/>
          <w:cs/>
        </w:rPr>
        <w:t>มีการตั้งรหัสหรือเข้ารหัส</w:t>
      </w:r>
      <w:r w:rsidR="00383174" w:rsidRPr="00EB0B51">
        <w:rPr>
          <w:b/>
          <w:bCs/>
          <w:u w:val="single"/>
          <w:cs/>
        </w:rPr>
        <w:t>การเข้าถึงข้อมูล (</w:t>
      </w:r>
      <w:r w:rsidR="00767DE5" w:rsidRPr="00D5743A">
        <w:rPr>
          <w:b/>
          <w:bCs/>
          <w:u w:val="single"/>
        </w:rPr>
        <w:t>Z</w:t>
      </w:r>
      <w:r w:rsidR="00735D63" w:rsidRPr="00D5743A">
        <w:rPr>
          <w:b/>
          <w:bCs/>
          <w:u w:val="single"/>
        </w:rPr>
        <w:t>ip</w:t>
      </w:r>
      <w:r w:rsidR="00383174" w:rsidRPr="00D5743A">
        <w:rPr>
          <w:b/>
          <w:bCs/>
          <w:u w:val="single"/>
        </w:rPr>
        <w:t xml:space="preserve"> with Password</w:t>
      </w:r>
      <w:r w:rsidR="00383174" w:rsidRPr="00EB0B51">
        <w:rPr>
          <w:b/>
          <w:bCs/>
          <w:u w:val="single"/>
        </w:rPr>
        <w:t>)</w:t>
      </w:r>
      <w:r w:rsidR="00780E28" w:rsidRPr="00EB0B51">
        <w:t xml:space="preserve"> </w:t>
      </w:r>
      <w:r w:rsidR="001D6092" w:rsidRPr="00EB0B51">
        <w:rPr>
          <w:cs/>
        </w:rPr>
        <w:t>โดยให้</w:t>
      </w:r>
      <w:r w:rsidR="00383174" w:rsidRPr="00EB0B51">
        <w:rPr>
          <w:cs/>
        </w:rPr>
        <w:t>ประกอบด้วย</w:t>
      </w:r>
      <w:r w:rsidR="00834CA6" w:rsidRPr="00EB0B51">
        <w:rPr>
          <w:cs/>
        </w:rPr>
        <w:t>ใบเสนอราคา</w:t>
      </w:r>
      <w:r w:rsidR="00834CA6">
        <w:rPr>
          <w:rFonts w:hint="cs"/>
          <w:cs/>
        </w:rPr>
        <w:t>ที่มี</w:t>
      </w:r>
      <w:r w:rsidR="00A2317F" w:rsidRPr="00EB0B51">
        <w:rPr>
          <w:cs/>
        </w:rPr>
        <w:t>รายละเอียดครบถ้วนตามที่ระบุ</w:t>
      </w:r>
      <w:r w:rsidR="005F17CE" w:rsidRPr="00EB0B51">
        <w:rPr>
          <w:cs/>
        </w:rPr>
        <w:t>ไว้</w:t>
      </w:r>
      <w:r w:rsidR="00A2317F" w:rsidRPr="00EB0B51">
        <w:rPr>
          <w:cs/>
        </w:rPr>
        <w:t xml:space="preserve">ในข้อ </w:t>
      </w:r>
      <w:r w:rsidR="00383174" w:rsidRPr="00D5743A">
        <w:t>5</w:t>
      </w:r>
      <w:r w:rsidR="00383174" w:rsidRPr="00EB0B51">
        <w:t>.</w:t>
      </w:r>
      <w:r w:rsidR="00383174" w:rsidRPr="00D5743A">
        <w:t>4</w:t>
      </w:r>
    </w:p>
    <w:p w14:paraId="0DFE4F8E" w14:textId="653CFBC5" w:rsidR="00715527" w:rsidRPr="00EB0B51" w:rsidRDefault="000C2A60" w:rsidP="000C2A60">
      <w:pPr>
        <w:spacing w:before="120" w:after="0" w:line="240" w:lineRule="auto"/>
        <w:ind w:left="1843" w:hanging="763"/>
        <w:jc w:val="thaiDistribute"/>
        <w:rPr>
          <w:cs/>
        </w:rPr>
      </w:pPr>
      <w:r w:rsidRPr="00EB0B51">
        <w:t>5.5.3</w:t>
      </w:r>
      <w:r w:rsidRPr="00EB0B51">
        <w:tab/>
      </w:r>
      <w:r w:rsidR="009E55B2" w:rsidRPr="00EB0B51">
        <w:rPr>
          <w:cs/>
        </w:rPr>
        <w:t>ในกรณีที่ผู้เสนองานจัดทำข้อเสนองานในรูปแบบข้อมูลอิเล็กทรอนิกส์ (</w:t>
      </w:r>
      <w:r w:rsidR="009E55B2" w:rsidRPr="00D5743A">
        <w:t>Soft File</w:t>
      </w:r>
      <w:r w:rsidR="009E55B2" w:rsidRPr="00EB0B51">
        <w:t xml:space="preserve">) </w:t>
      </w:r>
      <w:r w:rsidR="009E55B2" w:rsidRPr="00EB0B51">
        <w:rPr>
          <w:cs/>
        </w:rPr>
        <w:t>โดยการนำเอกสาร (</w:t>
      </w:r>
      <w:r w:rsidR="009E55B2" w:rsidRPr="00D5743A">
        <w:t>Hard Copy</w:t>
      </w:r>
      <w:r w:rsidR="009E55B2" w:rsidRPr="00EB0B51">
        <w:t xml:space="preserve">) </w:t>
      </w:r>
      <w:r w:rsidR="009E55B2" w:rsidRPr="00EB0B51">
        <w:rPr>
          <w:cs/>
        </w:rPr>
        <w:t>มาแปลง (</w:t>
      </w:r>
      <w:r w:rsidR="009E55B2" w:rsidRPr="00D5743A">
        <w:t>Scan File</w:t>
      </w:r>
      <w:r w:rsidR="009E55B2" w:rsidRPr="00EB0B51">
        <w:t xml:space="preserve">) </w:t>
      </w:r>
      <w:r w:rsidR="009E55B2" w:rsidRPr="00EB0B51">
        <w:rPr>
          <w:cs/>
        </w:rPr>
        <w:t>ให้อยู่ในรูปแบบข้อมูลอิเล็กทรอนิกส์ (</w:t>
      </w:r>
      <w:r w:rsidR="009E55B2" w:rsidRPr="00D5743A">
        <w:t>Soft File</w:t>
      </w:r>
      <w:r w:rsidR="009E55B2" w:rsidRPr="00EB0B51">
        <w:t xml:space="preserve">) </w:t>
      </w:r>
      <w:r w:rsidR="009E55B2" w:rsidRPr="008F3D09">
        <w:rPr>
          <w:spacing w:val="4"/>
          <w:cs/>
        </w:rPr>
        <w:t>ซึ่งหากเอกสาร (</w:t>
      </w:r>
      <w:r w:rsidR="009E55B2" w:rsidRPr="008F3D09">
        <w:rPr>
          <w:spacing w:val="4"/>
        </w:rPr>
        <w:t xml:space="preserve">Hard Copy) </w:t>
      </w:r>
      <w:r w:rsidR="009E55B2" w:rsidRPr="008F3D09">
        <w:rPr>
          <w:spacing w:val="4"/>
          <w:cs/>
        </w:rPr>
        <w:t>นั้น มีการขูด ลบ ตก เติม หรือแก้ไข</w:t>
      </w:r>
      <w:r w:rsidR="00B92327" w:rsidRPr="008F3D09">
        <w:rPr>
          <w:rFonts w:hint="cs"/>
          <w:spacing w:val="4"/>
          <w:cs/>
        </w:rPr>
        <w:t>เปลี่ยนแปลง</w:t>
      </w:r>
      <w:r w:rsidR="009E55B2" w:rsidRPr="008F3D09">
        <w:rPr>
          <w:spacing w:val="4"/>
          <w:cs/>
        </w:rPr>
        <w:t>ข้อความใด</w:t>
      </w:r>
      <w:r w:rsidR="009E55B2" w:rsidRPr="00EB0B51">
        <w:rPr>
          <w:spacing w:val="8"/>
          <w:cs/>
        </w:rPr>
        <w:t>ใน</w:t>
      </w:r>
      <w:r w:rsidR="009E55B2" w:rsidRPr="00EB0B51">
        <w:rPr>
          <w:cs/>
        </w:rPr>
        <w:t>เอกสารดังกล่าว ผู้เสนองานหรือผู้รับมอบอำนาจแล้วแต่กรณี จะต้องลงลายมือชื่อกำกับและ</w:t>
      </w:r>
      <w:r w:rsidR="009E55B2" w:rsidRPr="00EB0B51">
        <w:rPr>
          <w:spacing w:val="4"/>
          <w:cs/>
        </w:rPr>
        <w:t>ประทับตรา (ถ้ามี) ทุกแห่ง ก่อนที่นำมาแปลง (</w:t>
      </w:r>
      <w:r w:rsidR="009E55B2" w:rsidRPr="00D5743A">
        <w:rPr>
          <w:spacing w:val="4"/>
        </w:rPr>
        <w:t>Scan File</w:t>
      </w:r>
      <w:r w:rsidR="009E55B2" w:rsidRPr="00EB0B51">
        <w:rPr>
          <w:spacing w:val="4"/>
        </w:rPr>
        <w:t xml:space="preserve">) </w:t>
      </w:r>
      <w:r w:rsidR="009E55B2" w:rsidRPr="00EB0B51">
        <w:rPr>
          <w:spacing w:val="4"/>
          <w:cs/>
        </w:rPr>
        <w:t xml:space="preserve">ไม่เช่นนั้นจะถือว่าการขูด ลบ </w:t>
      </w:r>
      <w:r w:rsidR="009E55B2" w:rsidRPr="008F3D09">
        <w:rPr>
          <w:spacing w:val="2"/>
          <w:cs/>
        </w:rPr>
        <w:t>ตก เติม หรือแก้ไข</w:t>
      </w:r>
      <w:r w:rsidR="008F3D09" w:rsidRPr="008F3D09">
        <w:rPr>
          <w:rFonts w:hint="cs"/>
          <w:spacing w:val="2"/>
          <w:cs/>
        </w:rPr>
        <w:t>เปลี่ยนแปลง</w:t>
      </w:r>
      <w:r w:rsidR="009E55B2" w:rsidRPr="008F3D09">
        <w:rPr>
          <w:spacing w:val="2"/>
          <w:cs/>
        </w:rPr>
        <w:t>ข้อความดังกล่าวไม่ได้กระทำขึ้น ไม่ว่ากรณีใด</w:t>
      </w:r>
      <w:r w:rsidR="000E3D71" w:rsidRPr="008F3D09">
        <w:rPr>
          <w:spacing w:val="2"/>
          <w:cs/>
        </w:rPr>
        <w:t xml:space="preserve"> ๆ</w:t>
      </w:r>
      <w:r w:rsidR="009E55B2" w:rsidRPr="008F3D09">
        <w:rPr>
          <w:spacing w:val="2"/>
          <w:cs/>
        </w:rPr>
        <w:t xml:space="preserve"> หากมีกรณี</w:t>
      </w:r>
      <w:r w:rsidR="009E55B2" w:rsidRPr="00EB0B51">
        <w:rPr>
          <w:spacing w:val="4"/>
          <w:cs/>
        </w:rPr>
        <w:t>เป็นที่สงสัย ตลาดหลักทรัพย์มีสิทธิเชิญผู้เสนองานมาชี้แจงหรืออธิบายความหมายได้ และให้</w:t>
      </w:r>
      <w:r w:rsidR="009E55B2" w:rsidRPr="00EB0B51">
        <w:rPr>
          <w:cs/>
        </w:rPr>
        <w:t>การพิจารณาของตลาดหลักทรัพย์เป็นที่สุด</w:t>
      </w:r>
    </w:p>
    <w:p w14:paraId="0D85D568" w14:textId="6F938F27" w:rsidR="00C116D9" w:rsidRPr="00D5743A" w:rsidRDefault="00C116D9" w:rsidP="006B4C2E">
      <w:pPr>
        <w:pStyle w:val="ListParagraph"/>
        <w:spacing w:before="120" w:after="120" w:line="240" w:lineRule="auto"/>
        <w:ind w:left="1797" w:hanging="720"/>
        <w:contextualSpacing w:val="0"/>
        <w:jc w:val="thaiDistribute"/>
      </w:pPr>
      <w:r w:rsidRPr="00D5743A">
        <w:t>5</w:t>
      </w:r>
      <w:r w:rsidRPr="00EB0B51">
        <w:t>.</w:t>
      </w:r>
      <w:r w:rsidRPr="00D5743A">
        <w:t>5</w:t>
      </w:r>
      <w:r w:rsidR="007B3C5C" w:rsidRPr="00EB0B51">
        <w:t>.</w:t>
      </w:r>
      <w:r w:rsidR="000C2A60" w:rsidRPr="00EB0B51">
        <w:t>4</w:t>
      </w:r>
      <w:r w:rsidR="007B3C5C" w:rsidRPr="00D5743A">
        <w:tab/>
      </w:r>
      <w:r w:rsidR="004B2B51" w:rsidRPr="00EB0B51">
        <w:rPr>
          <w:cs/>
        </w:rPr>
        <w:t>ผู้เสนองานต้อง</w:t>
      </w:r>
      <w:r w:rsidR="00792A55" w:rsidRPr="00EB0B51">
        <w:rPr>
          <w:cs/>
        </w:rPr>
        <w:t>ส่ง</w:t>
      </w:r>
      <w:r w:rsidR="00631132" w:rsidRPr="00EB0B51">
        <w:rPr>
          <w:cs/>
        </w:rPr>
        <w:t>ข้อเสนองาน</w:t>
      </w:r>
      <w:r w:rsidR="001D6092" w:rsidRPr="00EB0B51">
        <w:rPr>
          <w:cs/>
        </w:rPr>
        <w:t>ในรูปแบบข้อมูลอิเล็กทรอนิกส์ (</w:t>
      </w:r>
      <w:r w:rsidR="001D6092" w:rsidRPr="00D5743A">
        <w:t>Soft File</w:t>
      </w:r>
      <w:r w:rsidR="001D6092" w:rsidRPr="00EB0B51">
        <w:t xml:space="preserve">) </w:t>
      </w:r>
      <w:r w:rsidR="001D6092" w:rsidRPr="00EB0B51">
        <w:rPr>
          <w:cs/>
        </w:rPr>
        <w:t>มา</w:t>
      </w:r>
      <w:r w:rsidR="008E5F3C" w:rsidRPr="00EB0B51">
        <w:rPr>
          <w:cs/>
        </w:rPr>
        <w:t>ทางไปรษณีย์อิเล็กทรอนิกส์ (</w:t>
      </w:r>
      <w:r w:rsidR="008E5F3C" w:rsidRPr="00D5743A">
        <w:t>E</w:t>
      </w:r>
      <w:r w:rsidR="00CF6D67">
        <w:t>-</w:t>
      </w:r>
      <w:r w:rsidR="001D6092" w:rsidRPr="00D5743A">
        <w:t>m</w:t>
      </w:r>
      <w:r w:rsidR="008E5F3C" w:rsidRPr="00D5743A">
        <w:t>ail</w:t>
      </w:r>
      <w:r w:rsidR="008E5F3C" w:rsidRPr="00EB0B51">
        <w:t xml:space="preserve">) </w:t>
      </w:r>
      <w:r w:rsidR="004B2B51" w:rsidRPr="00EB0B51">
        <w:rPr>
          <w:cs/>
        </w:rPr>
        <w:t>ตามรายละเอียด</w:t>
      </w:r>
      <w:r w:rsidR="00946065" w:rsidRPr="00EB0B51">
        <w:rPr>
          <w:cs/>
        </w:rPr>
        <w:t>ดังนี้</w:t>
      </w:r>
    </w:p>
    <w:p w14:paraId="0B817B74" w14:textId="0C81A397" w:rsidR="00466B58" w:rsidRPr="00D5743A" w:rsidRDefault="00774953" w:rsidP="00FA30F3">
      <w:pPr>
        <w:pStyle w:val="ListParagraph"/>
        <w:numPr>
          <w:ilvl w:val="0"/>
          <w:numId w:val="36"/>
        </w:numPr>
        <w:tabs>
          <w:tab w:val="left" w:pos="3119"/>
        </w:tabs>
        <w:spacing w:after="0" w:line="240" w:lineRule="auto"/>
        <w:ind w:left="2127" w:hanging="284"/>
        <w:jc w:val="thaiDistribute"/>
      </w:pPr>
      <w:r w:rsidRPr="00EB0B51">
        <w:rPr>
          <w:cs/>
        </w:rPr>
        <w:t>การนำส่งข้อเสนองาน</w:t>
      </w:r>
      <w:r w:rsidR="00AD5A57" w:rsidRPr="00EB0B51">
        <w:rPr>
          <w:cs/>
        </w:rPr>
        <w:t>ทั้งหมด</w:t>
      </w:r>
      <w:r w:rsidR="001D6092" w:rsidRPr="00EB0B51">
        <w:rPr>
          <w:cs/>
        </w:rPr>
        <w:t xml:space="preserve">ตามข้อ </w:t>
      </w:r>
      <w:r w:rsidR="00FA30F3" w:rsidRPr="00D5743A">
        <w:t>5</w:t>
      </w:r>
      <w:r w:rsidR="00FA30F3" w:rsidRPr="00EB0B51">
        <w:t>.</w:t>
      </w:r>
      <w:r w:rsidR="00FA30F3" w:rsidRPr="00D5743A">
        <w:t>5</w:t>
      </w:r>
      <w:r w:rsidR="00FA30F3" w:rsidRPr="00EB0B51">
        <w:t>.</w:t>
      </w:r>
      <w:r w:rsidR="00FA30F3" w:rsidRPr="00D5743A">
        <w:t>2</w:t>
      </w:r>
    </w:p>
    <w:p w14:paraId="7BC87209" w14:textId="4D417532" w:rsidR="009A19E9" w:rsidRPr="00EB0B51" w:rsidRDefault="005B7966" w:rsidP="00FA30F3">
      <w:pPr>
        <w:pStyle w:val="ListParagraph"/>
        <w:tabs>
          <w:tab w:val="left" w:pos="3119"/>
        </w:tabs>
        <w:spacing w:after="0" w:line="240" w:lineRule="auto"/>
        <w:ind w:left="2127"/>
        <w:jc w:val="thaiDistribute"/>
        <w:rPr>
          <w:rStyle w:val="Hyperlink"/>
          <w:color w:val="auto"/>
          <w:u w:val="none"/>
          <w:cs/>
        </w:rPr>
      </w:pPr>
      <w:r w:rsidRPr="00D5743A">
        <w:t>To</w:t>
      </w:r>
      <w:r w:rsidR="009A19E9" w:rsidRPr="00EB0B51">
        <w:t>:</w:t>
      </w:r>
      <w:r w:rsidR="009A19E9" w:rsidRPr="00D5743A">
        <w:tab/>
      </w:r>
      <w:r w:rsidR="00EA08C8" w:rsidRPr="00D5743A">
        <w:rPr>
          <w:rStyle w:val="Hyperlink"/>
          <w:color w:val="auto"/>
          <w:u w:val="none"/>
        </w:rPr>
        <w:t>…………………………………………………</w:t>
      </w:r>
    </w:p>
    <w:p w14:paraId="62D06202" w14:textId="6E8C9257" w:rsidR="009A19E9" w:rsidRPr="00D5743A" w:rsidRDefault="005B7966" w:rsidP="00FA30F3">
      <w:pPr>
        <w:pStyle w:val="ListParagraph"/>
        <w:tabs>
          <w:tab w:val="left" w:pos="3119"/>
        </w:tabs>
        <w:spacing w:after="0" w:line="240" w:lineRule="auto"/>
        <w:ind w:left="3119" w:hanging="992"/>
        <w:jc w:val="thaiDistribute"/>
      </w:pPr>
      <w:r w:rsidRPr="00D5743A">
        <w:t>Subject</w:t>
      </w:r>
      <w:r w:rsidRPr="00EB0B51">
        <w:t>:</w:t>
      </w:r>
      <w:r w:rsidRPr="00D5743A">
        <w:tab/>
      </w:r>
      <w:r w:rsidRPr="00EB0B51">
        <w:rPr>
          <w:cs/>
        </w:rPr>
        <w:t>ข้อเสนองานโครงการ.....</w:t>
      </w:r>
      <w:r w:rsidR="009A19E9" w:rsidRPr="00EB0B51">
        <w:rPr>
          <w:cs/>
        </w:rPr>
        <w:t>..</w:t>
      </w:r>
      <w:r w:rsidRPr="00EB0B51">
        <w:rPr>
          <w:cs/>
        </w:rPr>
        <w:t>.....</w:t>
      </w:r>
      <w:r w:rsidR="00767DE5" w:rsidRPr="00EB0B51">
        <w:rPr>
          <w:cs/>
        </w:rPr>
        <w:t>..</w:t>
      </w:r>
      <w:r w:rsidRPr="00EB0B51">
        <w:rPr>
          <w:cs/>
        </w:rPr>
        <w:t>....</w:t>
      </w:r>
      <w:r w:rsidR="00767DE5" w:rsidRPr="00EB0B51">
        <w:rPr>
          <w:cs/>
        </w:rPr>
        <w:t>.</w:t>
      </w:r>
      <w:r w:rsidRPr="00EB0B51">
        <w:rPr>
          <w:cs/>
        </w:rPr>
        <w:t>..(โปรดระบุชื่อโครงการฯ)</w:t>
      </w:r>
      <w:r w:rsidR="009A19E9" w:rsidRPr="00EB0B51">
        <w:rPr>
          <w:cs/>
        </w:rPr>
        <w:t>..........</w:t>
      </w:r>
      <w:r w:rsidR="00767DE5" w:rsidRPr="00EB0B51">
        <w:rPr>
          <w:cs/>
        </w:rPr>
        <w:t>...</w:t>
      </w:r>
      <w:r w:rsidRPr="00EB0B51">
        <w:rPr>
          <w:cs/>
        </w:rPr>
        <w:t>........โดย............</w:t>
      </w:r>
      <w:r w:rsidR="009A19E9" w:rsidRPr="00EB0B51">
        <w:rPr>
          <w:cs/>
        </w:rPr>
        <w:t>...........</w:t>
      </w:r>
      <w:r w:rsidRPr="00EB0B51">
        <w:rPr>
          <w:cs/>
        </w:rPr>
        <w:t>.</w:t>
      </w:r>
      <w:r w:rsidR="009A19E9" w:rsidRPr="00EB0B51">
        <w:rPr>
          <w:cs/>
        </w:rPr>
        <w:t>....</w:t>
      </w:r>
      <w:r w:rsidRPr="00EB0B51">
        <w:rPr>
          <w:cs/>
        </w:rPr>
        <w:t>...... (โปรดระบุชื่อผู้เสนองาน)</w:t>
      </w:r>
      <w:r w:rsidR="009A19E9" w:rsidRPr="00EB0B51">
        <w:rPr>
          <w:cs/>
        </w:rPr>
        <w:t>...................</w:t>
      </w:r>
      <w:r w:rsidRPr="00EB0B51">
        <w:rPr>
          <w:cs/>
        </w:rPr>
        <w:t>....</w:t>
      </w:r>
      <w:r w:rsidR="009A19E9" w:rsidRPr="00EB0B51">
        <w:rPr>
          <w:cs/>
        </w:rPr>
        <w:t>.</w:t>
      </w:r>
      <w:r w:rsidRPr="00EB0B51">
        <w:rPr>
          <w:cs/>
        </w:rPr>
        <w:t>.............</w:t>
      </w:r>
    </w:p>
    <w:p w14:paraId="29802391" w14:textId="08895D17" w:rsidR="00FA30F3" w:rsidRPr="00D5743A" w:rsidRDefault="005B7966" w:rsidP="00FA30F3">
      <w:pPr>
        <w:pStyle w:val="ListParagraph"/>
        <w:tabs>
          <w:tab w:val="left" w:pos="3119"/>
        </w:tabs>
        <w:spacing w:after="0" w:line="240" w:lineRule="auto"/>
        <w:ind w:left="3118" w:hanging="992"/>
        <w:jc w:val="thaiDistribute"/>
      </w:pPr>
      <w:r w:rsidRPr="00D5743A">
        <w:t>Attached</w:t>
      </w:r>
      <w:r w:rsidRPr="00EB0B51">
        <w:t>:</w:t>
      </w:r>
      <w:r w:rsidRPr="00D5743A">
        <w:tab/>
        <w:t>1</w:t>
      </w:r>
      <w:r w:rsidRPr="00EB0B51">
        <w:t xml:space="preserve">) </w:t>
      </w:r>
      <w:r w:rsidR="00AD5A57" w:rsidRPr="00EB0B51">
        <w:rPr>
          <w:cs/>
        </w:rPr>
        <w:t>ข้อเสนอ</w:t>
      </w:r>
      <w:r w:rsidRPr="00EB0B51">
        <w:rPr>
          <w:cs/>
        </w:rPr>
        <w:t xml:space="preserve">ด้านคุณสมบัติ </w:t>
      </w:r>
      <w:r w:rsidRPr="00D5743A">
        <w:t>2</w:t>
      </w:r>
      <w:r w:rsidRPr="00EB0B51">
        <w:t xml:space="preserve">) </w:t>
      </w:r>
      <w:r w:rsidR="006C5B1E" w:rsidRPr="00EB0B51">
        <w:rPr>
          <w:cs/>
        </w:rPr>
        <w:t>ข้อเสนอ</w:t>
      </w:r>
      <w:r w:rsidRPr="00EB0B51">
        <w:rPr>
          <w:cs/>
        </w:rPr>
        <w:t xml:space="preserve">ด้านเทคนิค และ </w:t>
      </w:r>
      <w:r w:rsidRPr="00D5743A">
        <w:t>3</w:t>
      </w:r>
      <w:r w:rsidRPr="00EB0B51">
        <w:t xml:space="preserve">) </w:t>
      </w:r>
      <w:r w:rsidR="009A19E9" w:rsidRPr="00EB0B51">
        <w:rPr>
          <w:cs/>
        </w:rPr>
        <w:t>ข้อเสนอด้านราคา</w:t>
      </w:r>
      <w:r w:rsidR="001D6092" w:rsidRPr="00EB0B51">
        <w:rPr>
          <w:cs/>
        </w:rPr>
        <w:t xml:space="preserve">ที่ได้มีการ </w:t>
      </w:r>
      <w:r w:rsidR="00767DE5" w:rsidRPr="00D5743A">
        <w:t>Z</w:t>
      </w:r>
      <w:r w:rsidR="00735D63" w:rsidRPr="00D5743A">
        <w:t>ip</w:t>
      </w:r>
      <w:r w:rsidR="009A19E9" w:rsidRPr="00D5743A">
        <w:t xml:space="preserve"> with Password</w:t>
      </w:r>
      <w:r w:rsidR="00083359" w:rsidRPr="00EB0B51">
        <w:t xml:space="preserve"> </w:t>
      </w:r>
      <w:r w:rsidR="00083359" w:rsidRPr="00EB0B51">
        <w:rPr>
          <w:b/>
          <w:bCs/>
        </w:rPr>
        <w:t>(</w:t>
      </w:r>
      <w:r w:rsidR="00083359" w:rsidRPr="00EB0B51">
        <w:rPr>
          <w:b/>
          <w:bCs/>
          <w:cs/>
        </w:rPr>
        <w:t xml:space="preserve">ต่อท้ายชื่อ </w:t>
      </w:r>
      <w:r w:rsidR="00083359" w:rsidRPr="00D5743A">
        <w:rPr>
          <w:b/>
          <w:bCs/>
        </w:rPr>
        <w:t xml:space="preserve">File </w:t>
      </w:r>
      <w:r w:rsidR="00083359" w:rsidRPr="00EB0B51">
        <w:rPr>
          <w:b/>
          <w:bCs/>
          <w:cs/>
        </w:rPr>
        <w:t xml:space="preserve">ด้วย </w:t>
      </w:r>
      <w:r w:rsidR="00083359" w:rsidRPr="00D5743A">
        <w:rPr>
          <w:b/>
          <w:bCs/>
        </w:rPr>
        <w:t>_Encrypted</w:t>
      </w:r>
      <w:r w:rsidR="00083359" w:rsidRPr="00EB0B51">
        <w:rPr>
          <w:b/>
          <w:bCs/>
        </w:rPr>
        <w:t>)</w:t>
      </w:r>
    </w:p>
    <w:p w14:paraId="7B1F4E8C" w14:textId="77777777" w:rsidR="005F61B6" w:rsidRPr="00D5743A" w:rsidRDefault="005F61B6" w:rsidP="005F61B6">
      <w:pPr>
        <w:pStyle w:val="ListParagraph"/>
        <w:tabs>
          <w:tab w:val="left" w:pos="3119"/>
        </w:tabs>
        <w:spacing w:before="120" w:after="0" w:line="240" w:lineRule="auto"/>
        <w:ind w:left="2127"/>
        <w:jc w:val="thaiDistribute"/>
      </w:pPr>
    </w:p>
    <w:p w14:paraId="5C56DD74" w14:textId="772A476F" w:rsidR="00774953" w:rsidRPr="00F3676D" w:rsidDel="00F3676D" w:rsidRDefault="00774953" w:rsidP="00F3676D">
      <w:pPr>
        <w:pStyle w:val="ListParagraph"/>
        <w:numPr>
          <w:ilvl w:val="0"/>
          <w:numId w:val="36"/>
        </w:numPr>
        <w:tabs>
          <w:tab w:val="left" w:pos="3119"/>
        </w:tabs>
        <w:spacing w:before="120" w:after="0" w:line="240" w:lineRule="auto"/>
        <w:ind w:left="2127" w:hanging="284"/>
        <w:jc w:val="thaiDistribute"/>
        <w:rPr>
          <w:del w:id="25" w:author="KANJANA THIPCHARA (Outsource)" w:date="2025-05-13T14:53:00Z" w16du:dateUtc="2025-05-13T07:53:00Z"/>
        </w:rPr>
      </w:pPr>
      <w:r w:rsidRPr="00F3676D">
        <w:rPr>
          <w:cs/>
        </w:rPr>
        <w:t>การนำส่ง</w:t>
      </w:r>
      <w:r w:rsidR="00CF6D67" w:rsidRPr="00F3676D">
        <w:rPr>
          <w:cs/>
        </w:rPr>
        <w:t>รหัส</w:t>
      </w:r>
      <w:r w:rsidRPr="00F3676D">
        <w:rPr>
          <w:cs/>
        </w:rPr>
        <w:t xml:space="preserve"> </w:t>
      </w:r>
      <w:r w:rsidR="00CF6D67" w:rsidRPr="00F3676D">
        <w:t>(</w:t>
      </w:r>
      <w:r w:rsidRPr="00F3676D">
        <w:t>Password</w:t>
      </w:r>
      <w:r w:rsidR="00CF6D67" w:rsidRPr="00F3676D">
        <w:t>)</w:t>
      </w:r>
      <w:r w:rsidRPr="00F3676D">
        <w:t xml:space="preserve"> </w:t>
      </w:r>
      <w:r w:rsidR="00953B51" w:rsidRPr="00F3676D">
        <w:rPr>
          <w:cs/>
        </w:rPr>
        <w:t>เพื่อใช้เปิด</w:t>
      </w:r>
      <w:r w:rsidR="00CF6D67" w:rsidRPr="00F3676D">
        <w:rPr>
          <w:cs/>
        </w:rPr>
        <w:t>ไฟล์</w:t>
      </w:r>
      <w:r w:rsidR="00953B51" w:rsidRPr="00F3676D">
        <w:rPr>
          <w:cs/>
        </w:rPr>
        <w:t>ข้อเสนอด้านราคา</w:t>
      </w:r>
    </w:p>
    <w:p w14:paraId="77D16EA7" w14:textId="77777777" w:rsidR="00F3676D" w:rsidRPr="00F3676D" w:rsidRDefault="00F3676D" w:rsidP="00FA30F3">
      <w:pPr>
        <w:pStyle w:val="ListParagraph"/>
        <w:numPr>
          <w:ilvl w:val="0"/>
          <w:numId w:val="36"/>
        </w:numPr>
        <w:tabs>
          <w:tab w:val="left" w:pos="3119"/>
        </w:tabs>
        <w:spacing w:before="120" w:after="0" w:line="240" w:lineRule="auto"/>
        <w:ind w:left="2127" w:hanging="284"/>
        <w:jc w:val="thaiDistribute"/>
        <w:rPr>
          <w:ins w:id="26" w:author="KANJANA THIPCHARA (Outsource)" w:date="2025-05-13T14:53:00Z" w16du:dateUtc="2025-05-13T07:53:00Z"/>
        </w:rPr>
      </w:pPr>
    </w:p>
    <w:p w14:paraId="24C4E1CC" w14:textId="29CED267" w:rsidR="00F3676D" w:rsidRPr="00F3676D" w:rsidRDefault="00F3676D" w:rsidP="00F3676D">
      <w:pPr>
        <w:pStyle w:val="ListParagraph"/>
        <w:tabs>
          <w:tab w:val="left" w:pos="3119"/>
        </w:tabs>
        <w:spacing w:before="120" w:after="0" w:line="240" w:lineRule="auto"/>
        <w:ind w:left="2127"/>
        <w:jc w:val="thaiDistribute"/>
        <w:rPr>
          <w:ins w:id="27" w:author="KANJANA THIPCHARA (Outsource)" w:date="2025-05-13T14:53:00Z" w16du:dateUtc="2025-05-13T07:53:00Z"/>
        </w:rPr>
      </w:pPr>
      <w:ins w:id="28" w:author="KANJANA THIPCHARA (Outsource)" w:date="2025-05-13T14:53:00Z" w16du:dateUtc="2025-05-13T07:53:00Z">
        <w:r w:rsidRPr="00F3676D">
          <w:rPr>
            <w:cs/>
          </w:rPr>
          <w:t>ผู้เสนองานต้องนำส่งรหัสการเข้าถึงข้อมูล (</w:t>
        </w:r>
        <w:r w:rsidRPr="00F3676D">
          <w:t xml:space="preserve">Password) </w:t>
        </w:r>
        <w:r w:rsidRPr="00F3676D">
          <w:rPr>
            <w:cs/>
          </w:rPr>
          <w:t xml:space="preserve">เพื่อใช้เปิดข้อเสนอด้านราคาตามข้อ </w:t>
        </w:r>
        <w:r w:rsidRPr="00F3676D">
          <w:t>5.5.2</w:t>
        </w:r>
        <w:r w:rsidRPr="00F3676D">
          <w:rPr>
            <w:cs/>
          </w:rPr>
          <w:t xml:space="preserve"> ส่วนที่ </w:t>
        </w:r>
        <w:r w:rsidRPr="00F3676D">
          <w:t>2</w:t>
        </w:r>
        <w:r w:rsidRPr="00F3676D">
          <w:rPr>
            <w:cs/>
          </w:rPr>
          <w:t xml:space="preserve"> </w:t>
        </w:r>
        <w:r w:rsidRPr="00F3676D">
          <w:rPr>
            <w:b/>
            <w:bCs/>
            <w:u w:val="single"/>
            <w:cs/>
            <w:rPrChange w:id="29" w:author="KANJANA THIPCHARA (Outsource)" w:date="2025-05-13T14:56:00Z" w16du:dateUtc="2025-05-13T07:56:00Z">
              <w:rPr>
                <w:cs/>
              </w:rPr>
            </w:rPrChange>
          </w:rPr>
          <w:t>เมื่อได้รับแจ้งให้ส่งรหัสการเข้าถึงข้อมูล (</w:t>
        </w:r>
        <w:r w:rsidRPr="00F3676D">
          <w:rPr>
            <w:b/>
            <w:bCs/>
            <w:u w:val="single"/>
            <w:rPrChange w:id="30" w:author="KANJANA THIPCHARA (Outsource)" w:date="2025-05-13T14:56:00Z" w16du:dateUtc="2025-05-13T07:56:00Z">
              <w:rPr/>
            </w:rPrChange>
          </w:rPr>
          <w:t xml:space="preserve">Password) </w:t>
        </w:r>
        <w:r w:rsidRPr="00F3676D">
          <w:rPr>
            <w:b/>
            <w:bCs/>
            <w:u w:val="single"/>
            <w:cs/>
            <w:rPrChange w:id="31" w:author="KANJANA THIPCHARA (Outsource)" w:date="2025-05-13T14:56:00Z" w16du:dateUtc="2025-05-13T07:56:00Z">
              <w:rPr>
                <w:cs/>
              </w:rPr>
            </w:rPrChange>
          </w:rPr>
          <w:t>จากผู้ประสานงานของตลาดหลักทรัพย์แล้วเท่านั้น</w:t>
        </w:r>
        <w:r w:rsidRPr="00F3676D">
          <w:rPr>
            <w:cs/>
          </w:rPr>
          <w:t xml:space="preserve"> โดยจะต้องดำเนินการจัดส่งภายในเวลาที่ผู้ประสานงานของตลาดหลักทรัพย์กำหนด</w:t>
        </w:r>
      </w:ins>
    </w:p>
    <w:p w14:paraId="72631AA9" w14:textId="5A525CF4" w:rsidR="00F3676D" w:rsidRPr="00F3676D" w:rsidRDefault="00F3676D">
      <w:pPr>
        <w:pStyle w:val="ListParagraph"/>
        <w:tabs>
          <w:tab w:val="left" w:pos="3119"/>
        </w:tabs>
        <w:spacing w:before="120" w:after="0" w:line="240" w:lineRule="auto"/>
        <w:ind w:left="2127"/>
        <w:jc w:val="thaiDistribute"/>
        <w:rPr>
          <w:ins w:id="32" w:author="KANJANA THIPCHARA (Outsource)" w:date="2025-05-13T14:53:00Z" w16du:dateUtc="2025-05-13T07:53:00Z"/>
        </w:rPr>
        <w:pPrChange w:id="33" w:author="KANJANA THIPCHARA (Outsource)" w:date="2025-05-13T14:53:00Z" w16du:dateUtc="2025-05-13T07:53:00Z">
          <w:pPr>
            <w:pStyle w:val="ListParagraph"/>
            <w:numPr>
              <w:numId w:val="36"/>
            </w:numPr>
            <w:tabs>
              <w:tab w:val="left" w:pos="3119"/>
            </w:tabs>
            <w:spacing w:before="120" w:after="0" w:line="240" w:lineRule="auto"/>
            <w:ind w:left="2520" w:hanging="360"/>
            <w:jc w:val="thaiDistribute"/>
          </w:pPr>
        </w:pPrChange>
      </w:pPr>
      <w:ins w:id="34" w:author="KANJANA THIPCHARA (Outsource)" w:date="2025-05-13T14:53:00Z" w16du:dateUtc="2025-05-13T07:53:00Z">
        <w:r w:rsidRPr="00F3676D">
          <w:t>To:</w:t>
        </w:r>
        <w:r w:rsidRPr="00F3676D">
          <w:tab/>
          <w:t>………(</w:t>
        </w:r>
        <w:r w:rsidRPr="00F3676D">
          <w:rPr>
            <w:cs/>
          </w:rPr>
          <w:t>ผู้ประสานงานจะแจ้งให้ทราบในภายหลัง)………</w:t>
        </w:r>
      </w:ins>
    </w:p>
    <w:p w14:paraId="5F02ADEB" w14:textId="60B215D2" w:rsidR="00F3676D" w:rsidRPr="00F3676D" w:rsidRDefault="00F3676D">
      <w:pPr>
        <w:pStyle w:val="ListParagraph"/>
        <w:tabs>
          <w:tab w:val="left" w:pos="3119"/>
        </w:tabs>
        <w:spacing w:before="120" w:after="0" w:line="240" w:lineRule="auto"/>
        <w:ind w:left="2520"/>
        <w:jc w:val="thaiDistribute"/>
        <w:rPr>
          <w:ins w:id="35" w:author="KANJANA THIPCHARA (Outsource)" w:date="2025-05-13T14:53:00Z" w16du:dateUtc="2025-05-13T07:53:00Z"/>
          <w:i/>
          <w:iCs/>
          <w:color w:val="FF0000"/>
          <w:rPrChange w:id="36" w:author="KANJANA THIPCHARA (Outsource)" w:date="2025-05-13T14:56:00Z" w16du:dateUtc="2025-05-13T07:56:00Z">
            <w:rPr>
              <w:ins w:id="37" w:author="KANJANA THIPCHARA (Outsource)" w:date="2025-05-13T14:53:00Z" w16du:dateUtc="2025-05-13T07:53:00Z"/>
            </w:rPr>
          </w:rPrChange>
        </w:rPr>
        <w:pPrChange w:id="38" w:author="KANJANA THIPCHARA (Outsource)" w:date="2025-05-13T14:53:00Z" w16du:dateUtc="2025-05-13T07:53:00Z">
          <w:pPr>
            <w:pStyle w:val="ListParagraph"/>
            <w:numPr>
              <w:numId w:val="36"/>
            </w:numPr>
            <w:tabs>
              <w:tab w:val="left" w:pos="3119"/>
            </w:tabs>
            <w:spacing w:before="120" w:after="0" w:line="240" w:lineRule="auto"/>
            <w:ind w:left="2520" w:hanging="360"/>
            <w:jc w:val="thaiDistribute"/>
          </w:pPr>
        </w:pPrChange>
      </w:pPr>
      <w:ins w:id="39" w:author="KANJANA THIPCHARA (Outsource)" w:date="2025-05-13T14:53:00Z" w16du:dateUtc="2025-05-13T07:53:00Z">
        <w:r w:rsidRPr="00F3676D">
          <w:rPr>
            <w:i/>
            <w:iCs/>
            <w:color w:val="FF0000"/>
            <w:rPrChange w:id="40" w:author="KANJANA THIPCHARA (Outsource)" w:date="2025-05-13T14:56:00Z" w16du:dateUtc="2025-05-13T07:56:00Z">
              <w:rPr/>
            </w:rPrChange>
          </w:rPr>
          <w:t>(</w:t>
        </w:r>
        <w:r w:rsidRPr="00F3676D">
          <w:rPr>
            <w:i/>
            <w:iCs/>
            <w:color w:val="FF0000"/>
            <w:cs/>
            <w:rPrChange w:id="41" w:author="KANJANA THIPCHARA (Outsource)" w:date="2025-05-13T14:56:00Z" w16du:dateUtc="2025-05-13T07:56:00Z">
              <w:rPr>
                <w:cs/>
              </w:rPr>
            </w:rPrChange>
          </w:rPr>
          <w:t xml:space="preserve">เนื่องจากเป็นข้อมูลความลับ ห้าม </w:t>
        </w:r>
        <w:r w:rsidRPr="00F3676D">
          <w:rPr>
            <w:i/>
            <w:iCs/>
            <w:color w:val="FF0000"/>
            <w:rPrChange w:id="42" w:author="KANJANA THIPCHARA (Outsource)" w:date="2025-05-13T14:56:00Z" w16du:dateUtc="2025-05-13T07:56:00Z">
              <w:rPr/>
            </w:rPrChange>
          </w:rPr>
          <w:t xml:space="preserve">To, CC </w:t>
        </w:r>
        <w:r w:rsidRPr="00F3676D">
          <w:rPr>
            <w:i/>
            <w:iCs/>
            <w:color w:val="FF0000"/>
            <w:cs/>
            <w:rPrChange w:id="43" w:author="KANJANA THIPCHARA (Outsource)" w:date="2025-05-13T14:56:00Z" w16du:dateUtc="2025-05-13T07:56:00Z">
              <w:rPr>
                <w:cs/>
              </w:rPr>
            </w:rPrChange>
          </w:rPr>
          <w:t xml:space="preserve">หรือ </w:t>
        </w:r>
        <w:r w:rsidRPr="00F3676D">
          <w:rPr>
            <w:i/>
            <w:iCs/>
            <w:color w:val="FF0000"/>
            <w:rPrChange w:id="44" w:author="KANJANA THIPCHARA (Outsource)" w:date="2025-05-13T14:56:00Z" w16du:dateUtc="2025-05-13T07:56:00Z">
              <w:rPr/>
            </w:rPrChange>
          </w:rPr>
          <w:t xml:space="preserve">BCC </w:t>
        </w:r>
        <w:r w:rsidRPr="00F3676D">
          <w:rPr>
            <w:i/>
            <w:iCs/>
            <w:color w:val="FF0000"/>
            <w:cs/>
            <w:rPrChange w:id="45" w:author="KANJANA THIPCHARA (Outsource)" w:date="2025-05-13T14:56:00Z" w16du:dateUtc="2025-05-13T07:56:00Z">
              <w:rPr>
                <w:cs/>
              </w:rPr>
            </w:rPrChange>
          </w:rPr>
          <w:t>หรือเปิดเผยให้บุคคลอื่นนอกจากบุคคลตามอีเมลดังกล่าว)</w:t>
        </w:r>
      </w:ins>
    </w:p>
    <w:p w14:paraId="04D6F933" w14:textId="77777777" w:rsidR="00F3676D" w:rsidRPr="00F3676D" w:rsidRDefault="00F3676D">
      <w:pPr>
        <w:pStyle w:val="ListParagraph"/>
        <w:tabs>
          <w:tab w:val="left" w:pos="3119"/>
        </w:tabs>
        <w:spacing w:before="120" w:after="0" w:line="240" w:lineRule="auto"/>
        <w:ind w:left="3600" w:hanging="1080"/>
        <w:jc w:val="thaiDistribute"/>
        <w:rPr>
          <w:ins w:id="46" w:author="KANJANA THIPCHARA (Outsource)" w:date="2025-05-13T14:53:00Z" w16du:dateUtc="2025-05-13T07:53:00Z"/>
        </w:rPr>
        <w:pPrChange w:id="47" w:author="KANJANA THIPCHARA (Outsource)" w:date="2025-05-13T14:54:00Z" w16du:dateUtc="2025-05-13T07:54:00Z">
          <w:pPr>
            <w:pStyle w:val="ListParagraph"/>
            <w:numPr>
              <w:numId w:val="36"/>
            </w:numPr>
            <w:tabs>
              <w:tab w:val="left" w:pos="3119"/>
            </w:tabs>
            <w:spacing w:before="120" w:after="0" w:line="240" w:lineRule="auto"/>
            <w:ind w:left="2520" w:hanging="360"/>
            <w:jc w:val="thaiDistribute"/>
          </w:pPr>
        </w:pPrChange>
      </w:pPr>
      <w:ins w:id="48" w:author="KANJANA THIPCHARA (Outsource)" w:date="2025-05-13T14:53:00Z" w16du:dateUtc="2025-05-13T07:53:00Z">
        <w:r w:rsidRPr="00F3676D">
          <w:t>Subject:</w:t>
        </w:r>
        <w:r w:rsidRPr="00F3676D">
          <w:tab/>
        </w:r>
        <w:r w:rsidRPr="00F3676D">
          <w:rPr>
            <w:cs/>
          </w:rPr>
          <w:t>แจ้งรหัส (</w:t>
        </w:r>
        <w:r w:rsidRPr="00F3676D">
          <w:t xml:space="preserve">Password) </w:t>
        </w:r>
        <w:r w:rsidRPr="00F3676D">
          <w:rPr>
            <w:cs/>
          </w:rPr>
          <w:t>เพื่อใช้เปิดไฟล์ข้อเสนอด้านราคาโครงการ....................(โปรดระบุชื่อโครงการฯ).................โดย.........(โปรดระบุชื่อผู้เสนองาน)..........</w:t>
        </w:r>
      </w:ins>
    </w:p>
    <w:p w14:paraId="4622D16C" w14:textId="77777777" w:rsidR="00F3676D" w:rsidRPr="00F3676D" w:rsidRDefault="00F3676D">
      <w:pPr>
        <w:pStyle w:val="ListParagraph"/>
        <w:tabs>
          <w:tab w:val="left" w:pos="3119"/>
        </w:tabs>
        <w:spacing w:before="120" w:after="0" w:line="240" w:lineRule="auto"/>
        <w:ind w:left="2520"/>
        <w:jc w:val="thaiDistribute"/>
        <w:rPr>
          <w:ins w:id="49" w:author="KANJANA THIPCHARA (Outsource)" w:date="2025-05-13T14:53:00Z" w16du:dateUtc="2025-05-13T07:53:00Z"/>
        </w:rPr>
        <w:pPrChange w:id="50" w:author="KANJANA THIPCHARA (Outsource)" w:date="2025-05-13T14:53:00Z" w16du:dateUtc="2025-05-13T07:53:00Z">
          <w:pPr>
            <w:pStyle w:val="ListParagraph"/>
            <w:numPr>
              <w:numId w:val="36"/>
            </w:numPr>
            <w:tabs>
              <w:tab w:val="left" w:pos="3119"/>
            </w:tabs>
            <w:spacing w:before="120" w:after="0" w:line="240" w:lineRule="auto"/>
            <w:ind w:left="2520" w:hanging="360"/>
            <w:jc w:val="thaiDistribute"/>
          </w:pPr>
        </w:pPrChange>
      </w:pPr>
      <w:ins w:id="51" w:author="KANJANA THIPCHARA (Outsource)" w:date="2025-05-13T14:53:00Z" w16du:dateUtc="2025-05-13T07:53:00Z">
        <w:r w:rsidRPr="00F3676D">
          <w:rPr>
            <w:cs/>
          </w:rPr>
          <w:t>ตลาดหลักทรัพย์สงวนสิทธิ์ไม่รับพิจารณาข้อเสนองานด้านราคา หากผู้เสนองานนำส่งรหัสการเข้าถึงข้อมูล (</w:t>
        </w:r>
        <w:r w:rsidRPr="00F3676D">
          <w:t xml:space="preserve">Password) </w:t>
        </w:r>
        <w:r w:rsidRPr="00F3676D">
          <w:rPr>
            <w:cs/>
          </w:rPr>
          <w:t>ก่อนได้รับแจ้งจากผู้ประสานงานของตลาดหลักทรัพย์</w:t>
        </w:r>
      </w:ins>
    </w:p>
    <w:p w14:paraId="3496E2D6" w14:textId="79486A97" w:rsidR="00F3676D" w:rsidRPr="00D5743A" w:rsidRDefault="00F3676D" w:rsidP="00F3676D">
      <w:pPr>
        <w:pStyle w:val="ListParagraph"/>
        <w:spacing w:after="0" w:line="240" w:lineRule="auto"/>
        <w:ind w:left="1797"/>
        <w:jc w:val="thaiDistribute"/>
        <w:rPr>
          <w:ins w:id="52" w:author="KANJANA THIPCHARA (Outsource)" w:date="2025-05-13T14:55:00Z" w16du:dateUtc="2025-05-13T07:55:00Z"/>
        </w:rPr>
      </w:pPr>
      <w:ins w:id="53" w:author="KANJANA THIPCHARA (Outsource)" w:date="2025-05-13T14:55:00Z" w16du:dateUtc="2025-05-13T07:55:00Z">
        <w:r w:rsidRPr="00F3676D">
          <w:rPr>
            <w:cs/>
          </w:rPr>
          <w:lastRenderedPageBreak/>
          <w:t>ทั้งนี้ การนำส่งข้อเสนองานในรูปแบบข้อมูลอิเล็กทรอนิกส์ (</w:t>
        </w:r>
        <w:r w:rsidRPr="00F3676D">
          <w:t xml:space="preserve">Soft File) </w:t>
        </w:r>
        <w:r w:rsidRPr="00F3676D">
          <w:rPr>
            <w:cs/>
          </w:rPr>
          <w:t>แบบ “</w:t>
        </w:r>
        <w:r w:rsidRPr="00F3676D">
          <w:t xml:space="preserve">Read Only” </w:t>
        </w:r>
        <w:r w:rsidRPr="00F3676D">
          <w:rPr>
            <w:cs/>
          </w:rPr>
          <w:t>ตามข้อกำหนดและขอบเขตของงานฉบับนี้ ให้ถือว่าเป็นกรณีที่ผู้เสนองานหรือผู้รับมอบอำนาจ แล้วแต่กรณี ได้ยอมรับความถูกต้องครบถ้วนของข้อมูลที่นำส่งแล้ว</w:t>
        </w:r>
        <w:commentRangeStart w:id="54"/>
        <w:commentRangeEnd w:id="54"/>
        <w:r w:rsidRPr="00D5743A">
          <w:rPr>
            <w:rStyle w:val="CommentReference"/>
            <w:sz w:val="28"/>
            <w:szCs w:val="28"/>
          </w:rPr>
          <w:commentReference w:id="54"/>
        </w:r>
      </w:ins>
    </w:p>
    <w:p w14:paraId="195067BE" w14:textId="70883645" w:rsidR="00D11626" w:rsidDel="00F3676D" w:rsidRDefault="009A19E9">
      <w:pPr>
        <w:spacing w:before="120" w:after="0" w:line="240" w:lineRule="auto"/>
        <w:ind w:left="720"/>
        <w:jc w:val="thaiDistribute"/>
        <w:rPr>
          <w:del w:id="55" w:author="KANJANA THIPCHARA (Outsource)" w:date="2025-05-13T14:53:00Z" w16du:dateUtc="2025-05-13T07:53:00Z"/>
        </w:rPr>
        <w:pPrChange w:id="56" w:author="KANJANA THIPCHARA (Outsource)" w:date="2025-05-13T14:55:00Z" w16du:dateUtc="2025-05-13T07:55:00Z">
          <w:pPr>
            <w:spacing w:before="120" w:after="0" w:line="240" w:lineRule="auto"/>
            <w:ind w:left="1080" w:firstLine="11"/>
            <w:jc w:val="thaiDistribute"/>
          </w:pPr>
        </w:pPrChange>
      </w:pPr>
      <w:del w:id="57" w:author="KANJANA THIPCHARA (Outsource)" w:date="2025-05-13T14:53:00Z" w16du:dateUtc="2025-05-13T07:53:00Z">
        <w:r w:rsidRPr="00D5743A" w:rsidDel="00F3676D">
          <w:delText>To</w:delText>
        </w:r>
        <w:r w:rsidRPr="00EB0B51" w:rsidDel="00F3676D">
          <w:delText>:</w:delText>
        </w:r>
        <w:r w:rsidRPr="00D5743A" w:rsidDel="00F3676D">
          <w:tab/>
        </w:r>
        <w:r w:rsidR="00EA08C8" w:rsidRPr="00F3676D" w:rsidDel="00F3676D">
          <w:rPr>
            <w:rStyle w:val="Hyperlink"/>
            <w:color w:val="auto"/>
            <w:u w:val="none"/>
          </w:rPr>
          <w:delText>…………………………………………………</w:delText>
        </w:r>
      </w:del>
    </w:p>
    <w:p w14:paraId="59AA3746" w14:textId="2F3F52F0" w:rsidR="009A19E9" w:rsidRPr="00D5743A" w:rsidDel="00F3676D" w:rsidRDefault="00F3676D">
      <w:pPr>
        <w:pStyle w:val="ListParagraph"/>
        <w:tabs>
          <w:tab w:val="left" w:pos="3119"/>
        </w:tabs>
        <w:spacing w:after="0" w:line="240" w:lineRule="auto"/>
        <w:ind w:left="0"/>
        <w:jc w:val="thaiDistribute"/>
        <w:rPr>
          <w:del w:id="58" w:author="KANJANA THIPCHARA (Outsource)" w:date="2025-05-13T14:53:00Z" w16du:dateUtc="2025-05-13T07:53:00Z"/>
          <w:rStyle w:val="Hyperlink"/>
          <w:color w:val="auto"/>
          <w:u w:val="none"/>
        </w:rPr>
        <w:pPrChange w:id="59" w:author="KANJANA THIPCHARA (Outsource)" w:date="2025-05-13T14:55:00Z" w16du:dateUtc="2025-05-13T07:55:00Z">
          <w:pPr>
            <w:pStyle w:val="ListParagraph"/>
            <w:tabs>
              <w:tab w:val="left" w:pos="3119"/>
            </w:tabs>
            <w:spacing w:after="0" w:line="240" w:lineRule="auto"/>
            <w:ind w:left="3150" w:hanging="1023"/>
            <w:jc w:val="thaiDistribute"/>
          </w:pPr>
        </w:pPrChange>
      </w:pPr>
      <w:ins w:id="60" w:author="KANJANA THIPCHARA (Outsource)" w:date="2025-05-13T14:55:00Z" w16du:dateUtc="2025-05-13T07:55:00Z">
        <w:r>
          <w:rPr>
            <w:rStyle w:val="Hyperlink"/>
            <w:color w:val="auto"/>
            <w:u w:val="none"/>
            <w:cs/>
          </w:rPr>
          <w:tab/>
        </w:r>
      </w:ins>
      <w:del w:id="61" w:author="KANJANA THIPCHARA (Outsource)" w:date="2025-05-13T14:53:00Z" w16du:dateUtc="2025-05-13T07:53:00Z">
        <w:r w:rsidR="00D11626" w:rsidRPr="00EB0B51" w:rsidDel="00F3676D">
          <w:rPr>
            <w:rStyle w:val="Hyperlink"/>
            <w:color w:val="auto"/>
            <w:u w:val="none"/>
          </w:rPr>
          <w:tab/>
        </w:r>
        <w:r w:rsidR="005F61B6" w:rsidRPr="00EB0B51" w:rsidDel="00F3676D">
          <w:rPr>
            <w:rStyle w:val="Hyperlink"/>
            <w:i/>
            <w:iCs/>
            <w:color w:val="FF0000"/>
            <w:u w:val="none"/>
          </w:rPr>
          <w:delText>(</w:delText>
        </w:r>
        <w:r w:rsidR="005F61B6" w:rsidRPr="00EB0B51" w:rsidDel="00F3676D">
          <w:rPr>
            <w:rStyle w:val="Hyperlink"/>
            <w:i/>
            <w:iCs/>
            <w:color w:val="FF0000"/>
            <w:u w:val="none"/>
            <w:cs/>
          </w:rPr>
          <w:delText xml:space="preserve">เนื่องจากเป็นข้อมูลความลับ ห้าม </w:delText>
        </w:r>
        <w:r w:rsidR="005F61B6" w:rsidRPr="00D5743A" w:rsidDel="00F3676D">
          <w:rPr>
            <w:rStyle w:val="Hyperlink"/>
            <w:i/>
            <w:iCs/>
            <w:color w:val="FF0000"/>
            <w:u w:val="none"/>
          </w:rPr>
          <w:delText xml:space="preserve">To, CC </w:delText>
        </w:r>
        <w:r w:rsidR="005F61B6" w:rsidRPr="00EB0B51" w:rsidDel="00F3676D">
          <w:rPr>
            <w:rStyle w:val="Hyperlink"/>
            <w:i/>
            <w:iCs/>
            <w:color w:val="FF0000"/>
            <w:u w:val="none"/>
            <w:cs/>
          </w:rPr>
          <w:delText xml:space="preserve">หรือ </w:delText>
        </w:r>
        <w:r w:rsidR="005F61B6" w:rsidRPr="00D5743A" w:rsidDel="00F3676D">
          <w:rPr>
            <w:rStyle w:val="Hyperlink"/>
            <w:i/>
            <w:iCs/>
            <w:color w:val="FF0000"/>
            <w:u w:val="none"/>
          </w:rPr>
          <w:delText xml:space="preserve">BCC </w:delText>
        </w:r>
        <w:r w:rsidR="005F61B6" w:rsidRPr="00EB0B51" w:rsidDel="00F3676D">
          <w:rPr>
            <w:rStyle w:val="Hyperlink"/>
            <w:i/>
            <w:iCs/>
            <w:color w:val="FF0000"/>
            <w:u w:val="none"/>
            <w:cs/>
          </w:rPr>
          <w:delText>หรือเปิดเผยให้บุคคลอื่น</w:delText>
        </w:r>
        <w:r w:rsidR="00564857" w:rsidRPr="00EB0B51" w:rsidDel="00F3676D">
          <w:rPr>
            <w:rStyle w:val="Hyperlink"/>
            <w:i/>
            <w:iCs/>
            <w:color w:val="FF0000"/>
            <w:u w:val="none"/>
            <w:cs/>
          </w:rPr>
          <w:delText>นอกจากบุคคลตามอีเมลดังกล่าว</w:delText>
        </w:r>
        <w:r w:rsidR="005F61B6" w:rsidRPr="00EB0B51" w:rsidDel="00F3676D">
          <w:rPr>
            <w:rStyle w:val="Hyperlink"/>
            <w:i/>
            <w:iCs/>
            <w:color w:val="FF0000"/>
            <w:u w:val="none"/>
            <w:cs/>
          </w:rPr>
          <w:delText>)</w:delText>
        </w:r>
      </w:del>
    </w:p>
    <w:p w14:paraId="5EF2D2E1" w14:textId="2DD0780E" w:rsidR="004567D0" w:rsidRPr="00D5743A" w:rsidDel="00F3676D" w:rsidRDefault="009A19E9">
      <w:pPr>
        <w:pStyle w:val="ListParagraph"/>
        <w:tabs>
          <w:tab w:val="left" w:pos="3119"/>
        </w:tabs>
        <w:spacing w:after="0" w:line="240" w:lineRule="auto"/>
        <w:ind w:left="0"/>
        <w:jc w:val="thaiDistribute"/>
        <w:rPr>
          <w:del w:id="62" w:author="KANJANA THIPCHARA (Outsource)" w:date="2025-05-13T14:53:00Z" w16du:dateUtc="2025-05-13T07:53:00Z"/>
        </w:rPr>
        <w:pPrChange w:id="63" w:author="KANJANA THIPCHARA (Outsource)" w:date="2025-05-13T14:55:00Z" w16du:dateUtc="2025-05-13T07:55:00Z">
          <w:pPr>
            <w:pStyle w:val="ListParagraph"/>
            <w:tabs>
              <w:tab w:val="left" w:pos="3119"/>
            </w:tabs>
            <w:spacing w:after="0" w:line="240" w:lineRule="auto"/>
            <w:ind w:left="3118" w:hanging="992"/>
            <w:jc w:val="thaiDistribute"/>
          </w:pPr>
        </w:pPrChange>
      </w:pPr>
      <w:del w:id="64" w:author="KANJANA THIPCHARA (Outsource)" w:date="2025-05-13T14:53:00Z" w16du:dateUtc="2025-05-13T07:53:00Z">
        <w:r w:rsidRPr="00D5743A" w:rsidDel="00F3676D">
          <w:delText>Subject</w:delText>
        </w:r>
        <w:r w:rsidRPr="00EB0B51" w:rsidDel="00F3676D">
          <w:delText>:</w:delText>
        </w:r>
        <w:r w:rsidRPr="00D5743A" w:rsidDel="00F3676D">
          <w:tab/>
        </w:r>
        <w:r w:rsidR="00774953" w:rsidRPr="00EB0B51" w:rsidDel="00F3676D">
          <w:rPr>
            <w:cs/>
          </w:rPr>
          <w:delText>แจ้ง</w:delText>
        </w:r>
        <w:r w:rsidR="00CF6D67" w:rsidDel="00F3676D">
          <w:rPr>
            <w:rFonts w:hint="cs"/>
            <w:cs/>
          </w:rPr>
          <w:delText>รหัส</w:delText>
        </w:r>
        <w:r w:rsidR="00774953" w:rsidRPr="00EB0B51" w:rsidDel="00F3676D">
          <w:rPr>
            <w:cs/>
          </w:rPr>
          <w:delText xml:space="preserve"> </w:delText>
        </w:r>
        <w:r w:rsidR="00CF6D67" w:rsidDel="00F3676D">
          <w:delText>(</w:delText>
        </w:r>
        <w:r w:rsidRPr="00D5743A" w:rsidDel="00F3676D">
          <w:delText>Password</w:delText>
        </w:r>
        <w:r w:rsidR="00CF6D67" w:rsidDel="00F3676D">
          <w:delText>)</w:delText>
        </w:r>
        <w:r w:rsidRPr="00D5743A" w:rsidDel="00F3676D">
          <w:delText xml:space="preserve"> </w:delText>
        </w:r>
        <w:r w:rsidRPr="00EB0B51" w:rsidDel="00F3676D">
          <w:rPr>
            <w:cs/>
          </w:rPr>
          <w:delText>เพื่อ</w:delText>
        </w:r>
        <w:r w:rsidR="00774953" w:rsidRPr="00EB0B51" w:rsidDel="00F3676D">
          <w:rPr>
            <w:cs/>
          </w:rPr>
          <w:delText>ใช้</w:delText>
        </w:r>
        <w:r w:rsidRPr="00EB0B51" w:rsidDel="00F3676D">
          <w:rPr>
            <w:cs/>
          </w:rPr>
          <w:delText>เปิด</w:delText>
        </w:r>
        <w:r w:rsidR="00CF6D67" w:rsidDel="00F3676D">
          <w:rPr>
            <w:rFonts w:hint="cs"/>
            <w:cs/>
          </w:rPr>
          <w:delText>ไฟล์</w:delText>
        </w:r>
        <w:r w:rsidR="00953B51" w:rsidRPr="00EB0B51" w:rsidDel="00F3676D">
          <w:rPr>
            <w:cs/>
          </w:rPr>
          <w:delText>ข้อเสนอด้านราคา</w:delText>
        </w:r>
        <w:r w:rsidRPr="00EB0B51" w:rsidDel="00F3676D">
          <w:rPr>
            <w:cs/>
          </w:rPr>
          <w:delText>โครงการ............</w:delText>
        </w:r>
        <w:r w:rsidR="00774953" w:rsidRPr="00EB0B51" w:rsidDel="00F3676D">
          <w:rPr>
            <w:cs/>
          </w:rPr>
          <w:delText>..</w:delText>
        </w:r>
        <w:r w:rsidRPr="00EB0B51" w:rsidDel="00F3676D">
          <w:rPr>
            <w:cs/>
          </w:rPr>
          <w:delText>..</w:delText>
        </w:r>
        <w:r w:rsidR="00774953" w:rsidRPr="00EB0B51" w:rsidDel="00F3676D">
          <w:rPr>
            <w:cs/>
          </w:rPr>
          <w:delText>....</w:delText>
        </w:r>
        <w:r w:rsidRPr="00EB0B51" w:rsidDel="00F3676D">
          <w:rPr>
            <w:cs/>
          </w:rPr>
          <w:delText>(โปรดระบุชื่อโครงการฯ).........</w:delText>
        </w:r>
        <w:r w:rsidR="00CF6D67" w:rsidDel="00F3676D">
          <w:delText>..</w:delText>
        </w:r>
        <w:r w:rsidRPr="00EB0B51" w:rsidDel="00F3676D">
          <w:rPr>
            <w:cs/>
          </w:rPr>
          <w:delText>......โดย...</w:delText>
        </w:r>
        <w:r w:rsidR="00774953" w:rsidRPr="00EB0B51" w:rsidDel="00F3676D">
          <w:rPr>
            <w:cs/>
          </w:rPr>
          <w:delText>.</w:delText>
        </w:r>
        <w:r w:rsidRPr="00EB0B51" w:rsidDel="00F3676D">
          <w:rPr>
            <w:cs/>
          </w:rPr>
          <w:delText>...</w:delText>
        </w:r>
        <w:r w:rsidR="00774953" w:rsidRPr="00EB0B51" w:rsidDel="00F3676D">
          <w:rPr>
            <w:cs/>
          </w:rPr>
          <w:delText>..</w:delText>
        </w:r>
        <w:r w:rsidRPr="00EB0B51" w:rsidDel="00F3676D">
          <w:rPr>
            <w:cs/>
          </w:rPr>
          <w:delText>(โปรดระบุชื่อผู้เสนองาน)</w:delText>
        </w:r>
        <w:r w:rsidR="00774953" w:rsidRPr="00EB0B51" w:rsidDel="00F3676D">
          <w:rPr>
            <w:cs/>
          </w:rPr>
          <w:delText>...</w:delText>
        </w:r>
        <w:r w:rsidR="00CF6D67" w:rsidDel="00F3676D">
          <w:delText>.</w:delText>
        </w:r>
        <w:r w:rsidR="00774953" w:rsidRPr="00EB0B51" w:rsidDel="00F3676D">
          <w:rPr>
            <w:cs/>
          </w:rPr>
          <w:delText>...</w:delText>
        </w:r>
        <w:r w:rsidRPr="00EB0B51" w:rsidDel="00F3676D">
          <w:rPr>
            <w:cs/>
          </w:rPr>
          <w:delText>...</w:delText>
        </w:r>
      </w:del>
    </w:p>
    <w:p w14:paraId="78264017" w14:textId="319A701A" w:rsidR="009E55B2" w:rsidRPr="00D5743A" w:rsidDel="00F3676D" w:rsidRDefault="009E55B2">
      <w:pPr>
        <w:pStyle w:val="ListParagraph"/>
        <w:spacing w:after="0" w:line="240" w:lineRule="auto"/>
        <w:ind w:left="0"/>
        <w:jc w:val="thaiDistribute"/>
        <w:rPr>
          <w:del w:id="65" w:author="KANJANA THIPCHARA (Outsource)" w:date="2025-05-13T14:53:00Z" w16du:dateUtc="2025-05-13T07:53:00Z"/>
        </w:rPr>
        <w:pPrChange w:id="66" w:author="KANJANA THIPCHARA (Outsource)" w:date="2025-05-13T14:55:00Z" w16du:dateUtc="2025-05-13T07:55:00Z">
          <w:pPr>
            <w:pStyle w:val="ListParagraph"/>
            <w:spacing w:after="0" w:line="240" w:lineRule="auto"/>
            <w:ind w:left="1797"/>
            <w:jc w:val="thaiDistribute"/>
          </w:pPr>
        </w:pPrChange>
      </w:pPr>
    </w:p>
    <w:p w14:paraId="6ADC6A9A" w14:textId="54B35687" w:rsidR="008717A3" w:rsidRPr="00D5743A" w:rsidDel="00F3676D" w:rsidRDefault="004567D0">
      <w:pPr>
        <w:pStyle w:val="ListParagraph"/>
        <w:spacing w:after="0" w:line="240" w:lineRule="auto"/>
        <w:ind w:left="0"/>
        <w:jc w:val="thaiDistribute"/>
        <w:rPr>
          <w:del w:id="67" w:author="KANJANA THIPCHARA (Outsource)" w:date="2025-05-13T14:53:00Z" w16du:dateUtc="2025-05-13T07:53:00Z"/>
        </w:rPr>
        <w:pPrChange w:id="68" w:author="KANJANA THIPCHARA (Outsource)" w:date="2025-05-13T14:55:00Z" w16du:dateUtc="2025-05-13T07:55:00Z">
          <w:pPr>
            <w:pStyle w:val="ListParagraph"/>
            <w:spacing w:after="0" w:line="240" w:lineRule="auto"/>
            <w:ind w:left="1797"/>
            <w:jc w:val="thaiDistribute"/>
          </w:pPr>
        </w:pPrChange>
      </w:pPr>
      <w:del w:id="69" w:author="KANJANA THIPCHARA (Outsource)" w:date="2025-05-13T14:53:00Z" w16du:dateUtc="2025-05-13T07:53:00Z">
        <w:r w:rsidRPr="00EB0B51" w:rsidDel="00F3676D">
          <w:rPr>
            <w:cs/>
          </w:rPr>
          <w:delText xml:space="preserve">ทั้งนี้ </w:delText>
        </w:r>
        <w:r w:rsidR="005D722D" w:rsidRPr="00EB0B51" w:rsidDel="00F3676D">
          <w:rPr>
            <w:cs/>
          </w:rPr>
          <w:delText>การ</w:delText>
        </w:r>
        <w:r w:rsidR="001D6092" w:rsidRPr="00EB0B51" w:rsidDel="00F3676D">
          <w:rPr>
            <w:cs/>
          </w:rPr>
          <w:delText>นำ</w:delText>
        </w:r>
        <w:r w:rsidR="005D722D" w:rsidRPr="00EB0B51" w:rsidDel="00F3676D">
          <w:rPr>
            <w:cs/>
          </w:rPr>
          <w:delText>ส่งข้อเสนองาน</w:delText>
        </w:r>
        <w:r w:rsidR="00A97AE6" w:rsidRPr="00EB0B51" w:rsidDel="00F3676D">
          <w:rPr>
            <w:cs/>
          </w:rPr>
          <w:delText>ในรูปแบบ</w:delText>
        </w:r>
        <w:r w:rsidR="005D722D" w:rsidRPr="00EB0B51" w:rsidDel="00F3676D">
          <w:rPr>
            <w:cs/>
          </w:rPr>
          <w:delText>ข้อมูล</w:delText>
        </w:r>
        <w:r w:rsidR="00A97AE6" w:rsidRPr="00EB0B51" w:rsidDel="00F3676D">
          <w:rPr>
            <w:cs/>
          </w:rPr>
          <w:delText>อิเล็กทรอนิกส์ (</w:delText>
        </w:r>
        <w:r w:rsidR="00A97AE6" w:rsidRPr="00D5743A" w:rsidDel="00F3676D">
          <w:delText>Soft File</w:delText>
        </w:r>
        <w:r w:rsidR="00A97AE6" w:rsidRPr="00EB0B51" w:rsidDel="00F3676D">
          <w:delText xml:space="preserve">) </w:delText>
        </w:r>
        <w:r w:rsidR="000E3BE5" w:rsidRPr="00EB0B51" w:rsidDel="00F3676D">
          <w:rPr>
            <w:cs/>
          </w:rPr>
          <w:delText>แบบ “</w:delText>
        </w:r>
        <w:r w:rsidR="000E3BE5" w:rsidRPr="00D5743A" w:rsidDel="00F3676D">
          <w:delText>Read Only</w:delText>
        </w:r>
        <w:r w:rsidR="000E3BE5" w:rsidRPr="00EB0B51" w:rsidDel="00F3676D">
          <w:delText xml:space="preserve">” </w:delText>
        </w:r>
        <w:r w:rsidR="005D722D" w:rsidRPr="00EB0B51" w:rsidDel="00F3676D">
          <w:rPr>
            <w:cs/>
          </w:rPr>
          <w:delText>ตามข้อกำหนดและขอบเขตของงานฉบับนี้</w:delText>
        </w:r>
        <w:r w:rsidR="004B2B51" w:rsidRPr="00EB0B51" w:rsidDel="00F3676D">
          <w:rPr>
            <w:cs/>
          </w:rPr>
          <w:delText xml:space="preserve"> </w:delText>
        </w:r>
        <w:r w:rsidR="005D722D" w:rsidRPr="00EB0B51" w:rsidDel="00F3676D">
          <w:rPr>
            <w:cs/>
          </w:rPr>
          <w:delText>ให้ถือว่า</w:delText>
        </w:r>
        <w:r w:rsidR="00762628" w:rsidRPr="00EB0B51" w:rsidDel="00F3676D">
          <w:rPr>
            <w:cs/>
          </w:rPr>
          <w:delText xml:space="preserve">เป็นกรณีที่ผู้เสนองานหรือผู้รับมอบอำนาจ แล้วแต่กรณี ได้ยอมรับความถูกต้องครบถ้วนของข้อมูลที่นำส่งแล้ว </w:delText>
        </w:r>
        <w:commentRangeEnd w:id="24"/>
        <w:r w:rsidR="0051111E" w:rsidRPr="00D5743A" w:rsidDel="00F3676D">
          <w:rPr>
            <w:rStyle w:val="CommentReference"/>
            <w:sz w:val="28"/>
            <w:szCs w:val="28"/>
          </w:rPr>
          <w:commentReference w:id="24"/>
        </w:r>
      </w:del>
    </w:p>
    <w:p w14:paraId="2B2532CF" w14:textId="77777777" w:rsidR="00E850E6" w:rsidRPr="006355BE" w:rsidRDefault="00E850E6">
      <w:pPr>
        <w:spacing w:before="120" w:after="0" w:line="240" w:lineRule="auto"/>
        <w:jc w:val="thaiDistribute"/>
        <w:rPr>
          <w:highlight w:val="cyan"/>
        </w:rPr>
        <w:pPrChange w:id="70" w:author="KANJANA THIPCHARA (Outsource)" w:date="2025-05-13T14:55:00Z" w16du:dateUtc="2025-05-13T07:55:00Z">
          <w:pPr>
            <w:spacing w:before="120" w:after="0" w:line="240" w:lineRule="auto"/>
            <w:ind w:left="1080" w:hanging="450"/>
            <w:jc w:val="thaiDistribute"/>
          </w:pPr>
        </w:pPrChange>
      </w:pPr>
      <w:r>
        <w:rPr>
          <w:highlight w:val="cyan"/>
        </w:rPr>
        <w:t>------------------------------------------------------------------[</w:t>
      </w:r>
      <w:r w:rsidRPr="006355BE">
        <w:rPr>
          <w:highlight w:val="cyan"/>
          <w:cs/>
        </w:rPr>
        <w:t>หรือ</w:t>
      </w:r>
      <w:r>
        <w:rPr>
          <w:highlight w:val="cyan"/>
        </w:rPr>
        <w:t>]---------------------------------------------------------------</w:t>
      </w:r>
      <w:del w:id="71" w:author="KANJANA THIPCHARA (Outsource)" w:date="2025-05-13T14:55:00Z" w16du:dateUtc="2025-05-13T07:55:00Z">
        <w:r w:rsidDel="00F3676D">
          <w:rPr>
            <w:highlight w:val="cyan"/>
          </w:rPr>
          <w:delText>-</w:delText>
        </w:r>
      </w:del>
    </w:p>
    <w:p w14:paraId="2D570239" w14:textId="77777777" w:rsidR="008E12B9" w:rsidRPr="00D5743A" w:rsidRDefault="008E12B9" w:rsidP="008E12B9">
      <w:pPr>
        <w:spacing w:before="120" w:after="0" w:line="240" w:lineRule="auto"/>
        <w:ind w:left="1800" w:hanging="709"/>
        <w:jc w:val="thaiDistribute"/>
      </w:pPr>
      <w:commentRangeStart w:id="72"/>
      <w:r w:rsidRPr="00D5743A">
        <w:t>5</w:t>
      </w:r>
      <w:r w:rsidRPr="00EB0B51">
        <w:t>.</w:t>
      </w:r>
      <w:r w:rsidRPr="00D5743A">
        <w:t>5</w:t>
      </w:r>
      <w:r w:rsidRPr="00EB0B51">
        <w:t>.</w:t>
      </w:r>
      <w:r w:rsidRPr="00D5743A">
        <w:t>1</w:t>
      </w:r>
      <w:r w:rsidRPr="00D5743A">
        <w:tab/>
      </w:r>
      <w:r w:rsidRPr="00EB0B51">
        <w:rPr>
          <w:cs/>
        </w:rPr>
        <w:t xml:space="preserve">ผู้เสนองานต้องยื่นข้อเสนองานตามวิธีการ เงื่อนไข และระยะเวลาที่ระบุไว้ในข้อกำหนดและขอบเขตของงานนี้ หากผู้เสนองานรายใดไม่ยื่นข้อเสนองานตามวิธีการ เงื่อนไข และระยะเวลาดังกล่าว ตลาดหลักทรัพย์สงวนสิทธิ์ที่จะไม่รับข้อเสนองานของผู้เสนองานรายนั้นไว้พิจารณา ไม่ว่ากรณีใด ๆ ทั้งสิ้น </w:t>
      </w:r>
    </w:p>
    <w:p w14:paraId="7DFD096A" w14:textId="51932006" w:rsidR="008E12B9" w:rsidRPr="00D5743A" w:rsidRDefault="008E12B9" w:rsidP="008E12B9">
      <w:pPr>
        <w:spacing w:before="120" w:after="0" w:line="240" w:lineRule="auto"/>
        <w:ind w:left="1800" w:hanging="709"/>
        <w:jc w:val="thaiDistribute"/>
      </w:pPr>
      <w:r w:rsidRPr="00D5743A">
        <w:t>5</w:t>
      </w:r>
      <w:r w:rsidRPr="00EB0B51">
        <w:t>.</w:t>
      </w:r>
      <w:r w:rsidRPr="00D5743A">
        <w:t>5</w:t>
      </w:r>
      <w:r w:rsidRPr="00EB0B51">
        <w:t>.</w:t>
      </w:r>
      <w:r w:rsidRPr="00D5743A">
        <w:t>2</w:t>
      </w:r>
      <w:r w:rsidRPr="00D5743A">
        <w:tab/>
      </w:r>
      <w:r w:rsidRPr="00EB0B51">
        <w:rPr>
          <w:cs/>
        </w:rPr>
        <w:t>ผู้</w:t>
      </w:r>
      <w:r w:rsidRPr="00EB0B51">
        <w:rPr>
          <w:spacing w:val="8"/>
          <w:cs/>
        </w:rPr>
        <w:t>เสนองานต้องจัดทำข้อเสนองานในรูปแบบข้อมูลอิเล็กทรอนิกส์ (</w:t>
      </w:r>
      <w:r w:rsidRPr="00D5743A">
        <w:rPr>
          <w:spacing w:val="8"/>
        </w:rPr>
        <w:t>Soft File</w:t>
      </w:r>
      <w:r w:rsidRPr="00EB0B51">
        <w:rPr>
          <w:spacing w:val="8"/>
        </w:rPr>
        <w:t xml:space="preserve">) </w:t>
      </w:r>
      <w:r w:rsidRPr="00EB0B51">
        <w:rPr>
          <w:spacing w:val="8"/>
          <w:cs/>
        </w:rPr>
        <w:t xml:space="preserve">นามสกุล </w:t>
      </w:r>
      <w:r w:rsidR="00836CC3">
        <w:rPr>
          <w:spacing w:val="8"/>
        </w:rPr>
        <w:t>PDF</w:t>
      </w:r>
      <w:r w:rsidRPr="00D5743A">
        <w:rPr>
          <w:spacing w:val="8"/>
        </w:rPr>
        <w:t xml:space="preserve"> </w:t>
      </w:r>
      <w:r w:rsidRPr="00EB0B51">
        <w:rPr>
          <w:spacing w:val="8"/>
          <w:cs/>
        </w:rPr>
        <w:t>แบบ</w:t>
      </w:r>
      <w:r w:rsidRPr="00EB0B51">
        <w:rPr>
          <w:cs/>
        </w:rPr>
        <w:t xml:space="preserve"> “</w:t>
      </w:r>
      <w:r w:rsidRPr="00D5743A">
        <w:t>Read Only</w:t>
      </w:r>
      <w:r w:rsidRPr="00EB0B51">
        <w:t xml:space="preserve">” </w:t>
      </w:r>
      <w:r w:rsidRPr="00EB0B51">
        <w:rPr>
          <w:cs/>
        </w:rPr>
        <w:t xml:space="preserve">เท่านั้น โดยแบ่งเป็น </w:t>
      </w:r>
      <w:r w:rsidRPr="00D5743A">
        <w:t>2</w:t>
      </w:r>
      <w:r w:rsidRPr="00EB0B51">
        <w:t xml:space="preserve"> </w:t>
      </w:r>
      <w:r w:rsidRPr="00EB0B51">
        <w:rPr>
          <w:cs/>
        </w:rPr>
        <w:t>ส่วน ดังนี้</w:t>
      </w:r>
    </w:p>
    <w:p w14:paraId="6F5F1700" w14:textId="1972E546" w:rsidR="008E12B9" w:rsidRPr="00D011EC" w:rsidRDefault="008E12B9" w:rsidP="006B4D1B">
      <w:pPr>
        <w:spacing w:before="120" w:after="0" w:line="240" w:lineRule="auto"/>
        <w:ind w:left="2700" w:hanging="900"/>
        <w:jc w:val="thaiDistribute"/>
      </w:pPr>
      <w:r w:rsidRPr="00EB0B51">
        <w:rPr>
          <w:u w:val="single"/>
          <w:cs/>
        </w:rPr>
        <w:t xml:space="preserve">ส่วนที่ </w:t>
      </w:r>
      <w:r w:rsidRPr="00D5743A">
        <w:rPr>
          <w:u w:val="single"/>
        </w:rPr>
        <w:t>1</w:t>
      </w:r>
      <w:r w:rsidRPr="00D5743A">
        <w:tab/>
      </w:r>
      <w:r w:rsidRPr="00EB0B51">
        <w:rPr>
          <w:u w:val="single"/>
          <w:cs/>
        </w:rPr>
        <w:t>ข้อเสนอด้านคุณสมบัติและ</w:t>
      </w:r>
      <w:r w:rsidRPr="001E56B9">
        <w:rPr>
          <w:u w:val="single"/>
          <w:cs/>
        </w:rPr>
        <w:t>เทคนิค (</w:t>
      </w:r>
      <w:r w:rsidRPr="001E56B9">
        <w:rPr>
          <w:b/>
          <w:bCs/>
          <w:u w:val="single"/>
          <w:cs/>
        </w:rPr>
        <w:t>ต้อง</w:t>
      </w:r>
      <w:r w:rsidRPr="00EB0B51">
        <w:rPr>
          <w:b/>
          <w:bCs/>
          <w:u w:val="single"/>
          <w:cs/>
        </w:rPr>
        <w:t xml:space="preserve">ไม่มีข้อเสนอหรือข้อมูลด้านราคาในส่วนที่ </w:t>
      </w:r>
      <w:r w:rsidRPr="00D011EC">
        <w:rPr>
          <w:b/>
          <w:bCs/>
          <w:u w:val="single"/>
        </w:rPr>
        <w:t>1</w:t>
      </w:r>
      <w:r w:rsidRPr="00EB0B51">
        <w:t xml:space="preserve">) </w:t>
      </w:r>
      <w:r w:rsidRPr="00EB0B51">
        <w:rPr>
          <w:cs/>
        </w:rPr>
        <w:t>ให้จัดทำแยกเป็น</w:t>
      </w:r>
      <w:r w:rsidRPr="00D011EC">
        <w:t xml:space="preserve"> 2</w:t>
      </w:r>
      <w:r w:rsidRPr="00EB0B51">
        <w:rPr>
          <w:cs/>
        </w:rPr>
        <w:t xml:space="preserve"> ไฟล์ ได้แก่ </w:t>
      </w:r>
    </w:p>
    <w:p w14:paraId="2E023FA1" w14:textId="4185E131" w:rsidR="008E12B9" w:rsidRPr="00D011EC" w:rsidRDefault="008E12B9" w:rsidP="006B4D1B">
      <w:pPr>
        <w:pStyle w:val="ListParagraph"/>
        <w:numPr>
          <w:ilvl w:val="0"/>
          <w:numId w:val="25"/>
        </w:numPr>
        <w:spacing w:before="120" w:after="120" w:line="240" w:lineRule="auto"/>
        <w:ind w:left="2880" w:hanging="180"/>
        <w:contextualSpacing w:val="0"/>
        <w:jc w:val="thaiDistribute"/>
      </w:pPr>
      <w:r w:rsidRPr="001E56B9">
        <w:rPr>
          <w:spacing w:val="2"/>
          <w:u w:val="single"/>
          <w:cs/>
        </w:rPr>
        <w:t xml:space="preserve">ไฟล์ที่ </w:t>
      </w:r>
      <w:r w:rsidRPr="001E56B9">
        <w:rPr>
          <w:spacing w:val="2"/>
          <w:u w:val="single"/>
        </w:rPr>
        <w:t>1</w:t>
      </w:r>
      <w:r w:rsidRPr="00EB0B51">
        <w:rPr>
          <w:spacing w:val="2"/>
        </w:rPr>
        <w:t xml:space="preserve"> </w:t>
      </w:r>
      <w:r w:rsidRPr="00EB0B51">
        <w:rPr>
          <w:spacing w:val="2"/>
          <w:cs/>
        </w:rPr>
        <w:t>ประกอบด้วยรายละเอียดด้านคุณสมบัติที่มีรายละเอียดครบถ้วนตามที่ระบุ</w:t>
      </w:r>
      <w:r w:rsidR="00DD5297">
        <w:rPr>
          <w:rFonts w:hint="cs"/>
          <w:spacing w:val="2"/>
          <w:cs/>
        </w:rPr>
        <w:t>ไว้</w:t>
      </w:r>
      <w:r w:rsidRPr="00EB0B51">
        <w:rPr>
          <w:spacing w:val="2"/>
          <w:cs/>
        </w:rPr>
        <w:t>ใน</w:t>
      </w:r>
      <w:r w:rsidRPr="00EB0B51">
        <w:rPr>
          <w:cs/>
        </w:rPr>
        <w:t xml:space="preserve">ข้อ </w:t>
      </w:r>
      <w:r w:rsidRPr="00D011EC">
        <w:t>5</w:t>
      </w:r>
      <w:r w:rsidRPr="00EB0B51">
        <w:t>.2</w:t>
      </w:r>
      <w:r w:rsidR="00D011EC" w:rsidRPr="00EB0B51">
        <w:rPr>
          <w:rFonts w:hint="cs"/>
        </w:rPr>
        <w:t xml:space="preserve"> </w:t>
      </w:r>
      <w:r w:rsidRPr="00EB0B51">
        <w:rPr>
          <w:cs/>
        </w:rPr>
        <w:t>และ</w:t>
      </w:r>
    </w:p>
    <w:p w14:paraId="274FDB3B" w14:textId="15D41F98" w:rsidR="008E12B9" w:rsidRPr="00D011EC" w:rsidRDefault="008E12B9" w:rsidP="006B4D1B">
      <w:pPr>
        <w:pStyle w:val="ListParagraph"/>
        <w:numPr>
          <w:ilvl w:val="0"/>
          <w:numId w:val="25"/>
        </w:numPr>
        <w:spacing w:before="120" w:after="120" w:line="240" w:lineRule="auto"/>
        <w:ind w:left="2880" w:hanging="180"/>
        <w:contextualSpacing w:val="0"/>
        <w:jc w:val="thaiDistribute"/>
      </w:pPr>
      <w:r w:rsidRPr="001E56B9">
        <w:rPr>
          <w:spacing w:val="4"/>
          <w:u w:val="single"/>
          <w:cs/>
        </w:rPr>
        <w:t xml:space="preserve">ไฟล์ที่ </w:t>
      </w:r>
      <w:r w:rsidRPr="001E56B9">
        <w:rPr>
          <w:spacing w:val="4"/>
          <w:u w:val="single"/>
        </w:rPr>
        <w:t>2</w:t>
      </w:r>
      <w:r w:rsidRPr="00EB0B51">
        <w:rPr>
          <w:spacing w:val="4"/>
        </w:rPr>
        <w:t xml:space="preserve"> </w:t>
      </w:r>
      <w:r w:rsidRPr="00EB0B51">
        <w:rPr>
          <w:spacing w:val="4"/>
          <w:cs/>
        </w:rPr>
        <w:t>ประกอบด้วยรายละเอียดด้านเทคนิคที่มีรายละเอียดครบถ้วนตามที่ระบุ</w:t>
      </w:r>
      <w:r w:rsidR="00DD5297">
        <w:rPr>
          <w:rFonts w:hint="cs"/>
          <w:spacing w:val="4"/>
          <w:cs/>
        </w:rPr>
        <w:t>ไว้</w:t>
      </w:r>
      <w:r w:rsidRPr="00EB0B51">
        <w:rPr>
          <w:spacing w:val="4"/>
          <w:cs/>
        </w:rPr>
        <w:t>ในข้อ</w:t>
      </w:r>
      <w:r w:rsidRPr="00EB0B51">
        <w:rPr>
          <w:cs/>
        </w:rPr>
        <w:t xml:space="preserve"> </w:t>
      </w:r>
      <w:r w:rsidRPr="00D011EC">
        <w:t>5</w:t>
      </w:r>
      <w:r w:rsidRPr="00EB0B51">
        <w:t xml:space="preserve">.3 </w:t>
      </w:r>
      <w:r w:rsidRPr="00EB0B51">
        <w:rPr>
          <w:b/>
          <w:bCs/>
          <w:u w:val="single"/>
          <w:cs/>
        </w:rPr>
        <w:t>โดยไม่ต้องระบุจำนวนเงิน</w:t>
      </w:r>
      <w:r w:rsidRPr="00EB0B51">
        <w:rPr>
          <w:cs/>
        </w:rPr>
        <w:t xml:space="preserve"> (ถ้ามี)</w:t>
      </w:r>
    </w:p>
    <w:p w14:paraId="3D9A34CF" w14:textId="77777777" w:rsidR="008E12B9" w:rsidRPr="00D011EC" w:rsidRDefault="008E12B9" w:rsidP="008E12B9">
      <w:pPr>
        <w:pStyle w:val="ListParagraph"/>
        <w:spacing w:before="120" w:after="0" w:line="240" w:lineRule="auto"/>
        <w:ind w:left="2520"/>
        <w:jc w:val="thaiDistribute"/>
      </w:pPr>
      <w:r w:rsidRPr="00EB0B51">
        <w:rPr>
          <w:spacing w:val="-2"/>
          <w:cs/>
        </w:rPr>
        <w:t xml:space="preserve">ทั้งนี้ เอกสารในส่วนที่ </w:t>
      </w:r>
      <w:r w:rsidRPr="00D011EC">
        <w:rPr>
          <w:spacing w:val="-2"/>
        </w:rPr>
        <w:t>1</w:t>
      </w:r>
      <w:r w:rsidRPr="00EB0B51">
        <w:rPr>
          <w:spacing w:val="-2"/>
          <w:cs/>
        </w:rPr>
        <w:t xml:space="preserve"> จะต้อง </w:t>
      </w:r>
      <w:r w:rsidRPr="00EB0B51">
        <w:rPr>
          <w:b/>
          <w:bCs/>
          <w:spacing w:val="-2"/>
          <w:u w:val="single"/>
          <w:cs/>
        </w:rPr>
        <w:t>ไม่มีหลักฐานด้านราคา</w:t>
      </w:r>
      <w:r w:rsidRPr="00EB0B51">
        <w:rPr>
          <w:spacing w:val="-2"/>
          <w:cs/>
        </w:rPr>
        <w:t xml:space="preserve"> รวมอยู่ด้วย</w:t>
      </w:r>
    </w:p>
    <w:p w14:paraId="5FE8C2E3" w14:textId="1FC8C8F6" w:rsidR="008E12B9" w:rsidRPr="00D011EC" w:rsidRDefault="008E12B9" w:rsidP="008E12B9">
      <w:pPr>
        <w:spacing w:before="120" w:after="0" w:line="240" w:lineRule="auto"/>
        <w:ind w:left="2694" w:hanging="851"/>
        <w:jc w:val="thaiDistribute"/>
      </w:pPr>
      <w:r w:rsidRPr="00EB0B51">
        <w:rPr>
          <w:u w:val="single"/>
          <w:cs/>
        </w:rPr>
        <w:t xml:space="preserve">ส่วนที่ </w:t>
      </w:r>
      <w:r w:rsidRPr="00D011EC">
        <w:rPr>
          <w:u w:val="single"/>
        </w:rPr>
        <w:t>2</w:t>
      </w:r>
      <w:r w:rsidRPr="00EB0B51">
        <w:tab/>
      </w:r>
      <w:r w:rsidRPr="00EB0B51">
        <w:rPr>
          <w:u w:val="single"/>
          <w:cs/>
        </w:rPr>
        <w:t>ข้อเสนอด้านราคา</w:t>
      </w:r>
      <w:r w:rsidRPr="00EB0B51">
        <w:rPr>
          <w:b/>
          <w:bCs/>
          <w:cs/>
        </w:rPr>
        <w:t xml:space="preserve"> </w:t>
      </w:r>
      <w:r w:rsidRPr="00EB0B51">
        <w:rPr>
          <w:b/>
          <w:bCs/>
          <w:u w:val="single"/>
          <w:cs/>
        </w:rPr>
        <w:t>ให้จัดทำเป็นไฟล์</w:t>
      </w:r>
      <w:r w:rsidRPr="00EB0B51">
        <w:t xml:space="preserve"> </w:t>
      </w:r>
      <w:r w:rsidRPr="00EB0B51">
        <w:rPr>
          <w:cs/>
        </w:rPr>
        <w:t>โดยให้ประกอบด้วย</w:t>
      </w:r>
      <w:r w:rsidR="00DD5297" w:rsidRPr="001E56B9">
        <w:rPr>
          <w:cs/>
        </w:rPr>
        <w:t>ใบเสนอราคา</w:t>
      </w:r>
      <w:r w:rsidR="00DD5297">
        <w:rPr>
          <w:rFonts w:hint="cs"/>
          <w:cs/>
        </w:rPr>
        <w:t>ที่มี</w:t>
      </w:r>
      <w:r w:rsidRPr="00EB0B51">
        <w:rPr>
          <w:cs/>
        </w:rPr>
        <w:t>รายละเอียด</w:t>
      </w:r>
      <w:r w:rsidRPr="001E56B9">
        <w:rPr>
          <w:cs/>
        </w:rPr>
        <w:t xml:space="preserve">ครบถ้วนตามที่ระบุไว้ในข้อ </w:t>
      </w:r>
      <w:r w:rsidRPr="001E56B9">
        <w:t>5.4</w:t>
      </w:r>
    </w:p>
    <w:p w14:paraId="7F89688F" w14:textId="423FCC98" w:rsidR="008E12B9" w:rsidRPr="00EB0B51" w:rsidRDefault="008E12B9" w:rsidP="008E12B9">
      <w:pPr>
        <w:spacing w:before="120" w:after="0" w:line="240" w:lineRule="auto"/>
        <w:ind w:left="1843" w:hanging="763"/>
        <w:jc w:val="thaiDistribute"/>
        <w:rPr>
          <w:cs/>
        </w:rPr>
      </w:pPr>
      <w:r w:rsidRPr="00EB0B51">
        <w:t>5.5.3</w:t>
      </w:r>
      <w:r w:rsidRPr="00EB0B51">
        <w:tab/>
      </w:r>
      <w:r w:rsidRPr="00EB0B51">
        <w:rPr>
          <w:cs/>
        </w:rPr>
        <w:t>ในกรณีที่ผู้เสนองานจัดทำข้อเสนองานในรูปแบบข้อมูลอิเล็กทรอนิกส์ (</w:t>
      </w:r>
      <w:r w:rsidRPr="00D5743A">
        <w:t>Soft File</w:t>
      </w:r>
      <w:r w:rsidRPr="00EB0B51">
        <w:t xml:space="preserve">) </w:t>
      </w:r>
      <w:r w:rsidRPr="00EB0B51">
        <w:rPr>
          <w:cs/>
        </w:rPr>
        <w:t>โดยการนำเอกสาร (</w:t>
      </w:r>
      <w:r w:rsidRPr="00D5743A">
        <w:t>Hard Copy</w:t>
      </w:r>
      <w:r w:rsidRPr="00EB0B51">
        <w:t xml:space="preserve">) </w:t>
      </w:r>
      <w:r w:rsidRPr="00EB0B51">
        <w:rPr>
          <w:cs/>
        </w:rPr>
        <w:t>มาแปลง (</w:t>
      </w:r>
      <w:r w:rsidRPr="00D5743A">
        <w:t>Scan File</w:t>
      </w:r>
      <w:r w:rsidRPr="00EB0B51">
        <w:t xml:space="preserve">) </w:t>
      </w:r>
      <w:r w:rsidRPr="00EB0B51">
        <w:rPr>
          <w:cs/>
        </w:rPr>
        <w:t>ให้อยู่ในรูปแบบข้อมูลอิเล็กทรอนิกส์ (</w:t>
      </w:r>
      <w:r w:rsidRPr="00D5743A">
        <w:t>Soft File</w:t>
      </w:r>
      <w:r w:rsidRPr="00EB0B51">
        <w:t xml:space="preserve">) </w:t>
      </w:r>
      <w:r w:rsidRPr="008F3D09">
        <w:rPr>
          <w:spacing w:val="4"/>
          <w:cs/>
        </w:rPr>
        <w:t>ซึ่งหากเอกสาร (</w:t>
      </w:r>
      <w:r w:rsidRPr="008F3D09">
        <w:rPr>
          <w:spacing w:val="4"/>
        </w:rPr>
        <w:t xml:space="preserve">Hard Copy) </w:t>
      </w:r>
      <w:r w:rsidRPr="008F3D09">
        <w:rPr>
          <w:spacing w:val="4"/>
          <w:cs/>
        </w:rPr>
        <w:t>นั้น มีการขูด ลบ ตก เติม หรือแก้ไข</w:t>
      </w:r>
      <w:r w:rsidR="00B92327" w:rsidRPr="008F3D09">
        <w:rPr>
          <w:rFonts w:hint="cs"/>
          <w:spacing w:val="4"/>
          <w:cs/>
        </w:rPr>
        <w:t>เปลี่ยนแปลง</w:t>
      </w:r>
      <w:r w:rsidRPr="008F3D09">
        <w:rPr>
          <w:spacing w:val="4"/>
          <w:cs/>
        </w:rPr>
        <w:t>ข้อความใด</w:t>
      </w:r>
      <w:r w:rsidRPr="00EB0B51">
        <w:rPr>
          <w:spacing w:val="8"/>
          <w:cs/>
        </w:rPr>
        <w:t>ใน</w:t>
      </w:r>
      <w:r w:rsidRPr="00EB0B51">
        <w:rPr>
          <w:cs/>
        </w:rPr>
        <w:t>เอกสารดังกล่าว ผู้เสนองานหรือผู้รับมอบอำนาจแล้วแต่กรณี จะต้องลงลายมือชื่อกำกับและ</w:t>
      </w:r>
      <w:r w:rsidRPr="00EB0B51">
        <w:rPr>
          <w:spacing w:val="4"/>
          <w:cs/>
        </w:rPr>
        <w:t>ประทับตรา (ถ้ามี) ทุกแห่ง ก่อนที่นำมาแปลง (</w:t>
      </w:r>
      <w:r w:rsidRPr="00D5743A">
        <w:rPr>
          <w:spacing w:val="4"/>
        </w:rPr>
        <w:t>Scan File</w:t>
      </w:r>
      <w:r w:rsidRPr="00EB0B51">
        <w:rPr>
          <w:spacing w:val="4"/>
        </w:rPr>
        <w:t xml:space="preserve">) </w:t>
      </w:r>
      <w:r w:rsidRPr="00EB0B51">
        <w:rPr>
          <w:spacing w:val="4"/>
          <w:cs/>
        </w:rPr>
        <w:t xml:space="preserve">ไม่เช่นนั้นจะถือว่าการขูด ลบ </w:t>
      </w:r>
      <w:r w:rsidRPr="008F3D09">
        <w:rPr>
          <w:spacing w:val="2"/>
          <w:cs/>
        </w:rPr>
        <w:t>ตก เติม หรือแก้ไข</w:t>
      </w:r>
      <w:r w:rsidR="00B92327" w:rsidRPr="008F3D09">
        <w:rPr>
          <w:rFonts w:hint="cs"/>
          <w:spacing w:val="2"/>
          <w:cs/>
        </w:rPr>
        <w:t>เปลี่ยนแปลง</w:t>
      </w:r>
      <w:r w:rsidRPr="008F3D09">
        <w:rPr>
          <w:spacing w:val="2"/>
          <w:cs/>
        </w:rPr>
        <w:t>ข้อความดังกล่าวไม่ได้กระทำขึ้น ไม่ว่ากรณีใด ๆ หากมีกรณี</w:t>
      </w:r>
      <w:r w:rsidRPr="00EB0B51">
        <w:rPr>
          <w:spacing w:val="4"/>
          <w:cs/>
        </w:rPr>
        <w:t>เป็นที่สงสัย ตลาดหลักทรัพย์มีสิทธิเชิญผู้เสนองานมาชี้แจงหรืออธิบายความหมายได้ และให้</w:t>
      </w:r>
      <w:r w:rsidRPr="00EB0B51">
        <w:rPr>
          <w:cs/>
        </w:rPr>
        <w:t>การพิจารณาของตลาดหลักทรัพย์เป็นที่สุด</w:t>
      </w:r>
    </w:p>
    <w:p w14:paraId="557D3DF1" w14:textId="2498C141" w:rsidR="008E12B9" w:rsidRPr="00D5743A" w:rsidRDefault="008E12B9" w:rsidP="008E12B9">
      <w:pPr>
        <w:pStyle w:val="ListParagraph"/>
        <w:spacing w:before="120" w:after="120" w:line="240" w:lineRule="auto"/>
        <w:ind w:left="1797" w:hanging="720"/>
        <w:contextualSpacing w:val="0"/>
        <w:jc w:val="thaiDistribute"/>
      </w:pPr>
      <w:r w:rsidRPr="00D5743A">
        <w:t>5</w:t>
      </w:r>
      <w:r w:rsidRPr="00EB0B51">
        <w:t>.</w:t>
      </w:r>
      <w:r w:rsidRPr="00D5743A">
        <w:t>5</w:t>
      </w:r>
      <w:r w:rsidRPr="00EB0B51">
        <w:t>.4</w:t>
      </w:r>
      <w:r w:rsidRPr="00D5743A">
        <w:tab/>
      </w:r>
      <w:r w:rsidRPr="00EB0B51">
        <w:rPr>
          <w:cs/>
        </w:rPr>
        <w:t>ผู้เสนองานต้องส่งข้อเสนองานในรูปแบบข้อมูลอิเล็กทรอนิกส์ (</w:t>
      </w:r>
      <w:r w:rsidRPr="00D5743A">
        <w:t>Soft File</w:t>
      </w:r>
      <w:r w:rsidRPr="00EB0B51">
        <w:t xml:space="preserve">) </w:t>
      </w:r>
      <w:r w:rsidRPr="00EB0B51">
        <w:rPr>
          <w:cs/>
        </w:rPr>
        <w:t>มาทางไปรษณีย์อิเล็กทรอนิกส์ (</w:t>
      </w:r>
      <w:r w:rsidRPr="00D5743A">
        <w:t>E</w:t>
      </w:r>
      <w:r w:rsidR="00DD5297">
        <w:t>-</w:t>
      </w:r>
      <w:r w:rsidRPr="00D5743A">
        <w:t>mail</w:t>
      </w:r>
      <w:r w:rsidRPr="00EB0B51">
        <w:t xml:space="preserve">) </w:t>
      </w:r>
      <w:r w:rsidRPr="00EB0B51">
        <w:rPr>
          <w:cs/>
        </w:rPr>
        <w:t>ตามรายละเอียดดังนี้</w:t>
      </w:r>
    </w:p>
    <w:p w14:paraId="5CD5C0FE" w14:textId="77777777" w:rsidR="008E12B9" w:rsidRPr="00EB0B51" w:rsidRDefault="008E12B9" w:rsidP="008E12B9">
      <w:pPr>
        <w:pStyle w:val="ListParagraph"/>
        <w:tabs>
          <w:tab w:val="left" w:pos="3119"/>
        </w:tabs>
        <w:spacing w:after="0" w:line="240" w:lineRule="auto"/>
        <w:ind w:left="2127"/>
        <w:jc w:val="thaiDistribute"/>
        <w:rPr>
          <w:rStyle w:val="Hyperlink"/>
          <w:color w:val="auto"/>
          <w:u w:val="none"/>
          <w:cs/>
        </w:rPr>
      </w:pPr>
      <w:r w:rsidRPr="00D5743A">
        <w:t>To</w:t>
      </w:r>
      <w:r w:rsidRPr="00EB0B51">
        <w:t>:</w:t>
      </w:r>
      <w:r w:rsidRPr="00D5743A">
        <w:tab/>
      </w:r>
      <w:r w:rsidRPr="00D5743A">
        <w:rPr>
          <w:rStyle w:val="Hyperlink"/>
          <w:color w:val="auto"/>
          <w:u w:val="none"/>
        </w:rPr>
        <w:t>…………………………………………………</w:t>
      </w:r>
    </w:p>
    <w:p w14:paraId="0F59C158" w14:textId="77777777" w:rsidR="008E12B9" w:rsidRPr="00D5743A" w:rsidRDefault="008E12B9" w:rsidP="008E12B9">
      <w:pPr>
        <w:pStyle w:val="ListParagraph"/>
        <w:tabs>
          <w:tab w:val="left" w:pos="3119"/>
        </w:tabs>
        <w:spacing w:after="0" w:line="240" w:lineRule="auto"/>
        <w:ind w:left="3119" w:hanging="992"/>
        <w:jc w:val="thaiDistribute"/>
      </w:pPr>
      <w:r w:rsidRPr="00D5743A">
        <w:t>Subject</w:t>
      </w:r>
      <w:r w:rsidRPr="00EB0B51">
        <w:t>:</w:t>
      </w:r>
      <w:r w:rsidRPr="00D5743A">
        <w:tab/>
      </w:r>
      <w:r w:rsidRPr="00EB0B51">
        <w:rPr>
          <w:cs/>
        </w:rPr>
        <w:t>ข้อเสนองานโครงการ.....................(โปรดระบุชื่อโครงการฯ).....................โดย.................................. (โปรดระบุชื่อผู้เสนองาน).....................................</w:t>
      </w:r>
    </w:p>
    <w:p w14:paraId="015B041F" w14:textId="4209FCFC" w:rsidR="008E12B9" w:rsidRPr="00D5743A" w:rsidRDefault="008E12B9" w:rsidP="008E12B9">
      <w:pPr>
        <w:pStyle w:val="ListParagraph"/>
        <w:tabs>
          <w:tab w:val="left" w:pos="3119"/>
        </w:tabs>
        <w:spacing w:after="0" w:line="240" w:lineRule="auto"/>
        <w:ind w:left="3118" w:hanging="992"/>
        <w:jc w:val="thaiDistribute"/>
      </w:pPr>
      <w:r w:rsidRPr="00D5743A">
        <w:t>Attached</w:t>
      </w:r>
      <w:r w:rsidRPr="00EB0B51">
        <w:t>:</w:t>
      </w:r>
      <w:r w:rsidRPr="00D5743A">
        <w:tab/>
        <w:t>1</w:t>
      </w:r>
      <w:r w:rsidRPr="00EB0B51">
        <w:t xml:space="preserve">) </w:t>
      </w:r>
      <w:r w:rsidRPr="00EB0B51">
        <w:rPr>
          <w:cs/>
        </w:rPr>
        <w:t xml:space="preserve">ข้อเสนอด้านคุณสมบัติ </w:t>
      </w:r>
      <w:r w:rsidRPr="00D5743A">
        <w:t>2</w:t>
      </w:r>
      <w:r w:rsidRPr="00EB0B51">
        <w:t xml:space="preserve">) </w:t>
      </w:r>
      <w:r w:rsidRPr="00EB0B51">
        <w:rPr>
          <w:cs/>
        </w:rPr>
        <w:t xml:space="preserve">ข้อเสนอด้านเทคนิค และ </w:t>
      </w:r>
      <w:r w:rsidRPr="00D5743A">
        <w:t>3</w:t>
      </w:r>
      <w:r w:rsidRPr="00EB0B51">
        <w:t xml:space="preserve">) </w:t>
      </w:r>
      <w:r w:rsidRPr="00EB0B51">
        <w:rPr>
          <w:cs/>
        </w:rPr>
        <w:t>ข้อเสนอด้านราคา</w:t>
      </w:r>
    </w:p>
    <w:p w14:paraId="1BB9C0C0" w14:textId="77777777" w:rsidR="008E12B9" w:rsidRPr="00D5743A" w:rsidRDefault="008E12B9" w:rsidP="008E12B9">
      <w:pPr>
        <w:pStyle w:val="ListParagraph"/>
        <w:tabs>
          <w:tab w:val="left" w:pos="3119"/>
        </w:tabs>
        <w:spacing w:before="120" w:after="0" w:line="240" w:lineRule="auto"/>
        <w:ind w:left="2127"/>
        <w:jc w:val="thaiDistribute"/>
      </w:pPr>
    </w:p>
    <w:p w14:paraId="24F28AB0" w14:textId="1FA1C93C" w:rsidR="007B3C5C" w:rsidRPr="00D5743A" w:rsidRDefault="008E12B9" w:rsidP="00024DE5">
      <w:pPr>
        <w:spacing w:after="0" w:line="240" w:lineRule="auto"/>
        <w:ind w:left="1843"/>
        <w:jc w:val="thaiDistribute"/>
      </w:pPr>
      <w:r w:rsidRPr="00EB0B51">
        <w:rPr>
          <w:cs/>
        </w:rPr>
        <w:lastRenderedPageBreak/>
        <w:t>ทั้งนี้ การนำส่งข้อเสนองานในรูปแบบข้อมูลอิเล็กทรอนิกส์ (</w:t>
      </w:r>
      <w:r w:rsidRPr="00D5743A">
        <w:t>Soft File</w:t>
      </w:r>
      <w:r w:rsidRPr="00EB0B51">
        <w:t xml:space="preserve">) </w:t>
      </w:r>
      <w:r w:rsidRPr="00EB0B51">
        <w:rPr>
          <w:cs/>
        </w:rPr>
        <w:t>แบบ “</w:t>
      </w:r>
      <w:r w:rsidRPr="00D5743A">
        <w:t>Read Only</w:t>
      </w:r>
      <w:r w:rsidRPr="00EB0B51">
        <w:t xml:space="preserve">” </w:t>
      </w:r>
      <w:r w:rsidRPr="00EB0B51">
        <w:rPr>
          <w:cs/>
        </w:rPr>
        <w:t xml:space="preserve">ตามข้อกำหนดและขอบเขตของงานฉบับนี้ ให้ถือว่าเป็นกรณีที่ผู้เสนองานหรือผู้รับมอบอำนาจ แล้วแต่กรณี ได้ยอมรับความถูกต้องครบถ้วนของข้อมูลที่นำส่งแล้ว </w:t>
      </w:r>
      <w:commentRangeEnd w:id="72"/>
      <w:r w:rsidRPr="00D5743A">
        <w:rPr>
          <w:rStyle w:val="CommentReference"/>
          <w:sz w:val="28"/>
          <w:szCs w:val="28"/>
        </w:rPr>
        <w:commentReference w:id="72"/>
      </w:r>
    </w:p>
    <w:p w14:paraId="5477741B" w14:textId="77777777" w:rsidR="008E12B9" w:rsidRPr="00EB0B51" w:rsidRDefault="008E12B9" w:rsidP="008E12B9">
      <w:pPr>
        <w:spacing w:after="0" w:line="240" w:lineRule="auto"/>
        <w:jc w:val="thaiDistribute"/>
        <w:rPr>
          <w:cs/>
        </w:rPr>
      </w:pPr>
    </w:p>
    <w:p w14:paraId="07BF356B" w14:textId="6F19B86D" w:rsidR="00BC594B" w:rsidRPr="00EB0B51" w:rsidRDefault="0086642C" w:rsidP="00947245">
      <w:pPr>
        <w:spacing w:after="0" w:line="240" w:lineRule="auto"/>
        <w:ind w:left="567" w:hanging="567"/>
        <w:jc w:val="thaiDistribute"/>
        <w:rPr>
          <w:b/>
          <w:bCs/>
          <w:cs/>
        </w:rPr>
      </w:pPr>
      <w:r w:rsidRPr="00EB0B51">
        <w:rPr>
          <w:b/>
          <w:bCs/>
        </w:rPr>
        <w:t>6.</w:t>
      </w:r>
      <w:r w:rsidRPr="00EB0B51">
        <w:rPr>
          <w:b/>
          <w:bCs/>
        </w:rPr>
        <w:tab/>
      </w:r>
      <w:r w:rsidR="00BC594B" w:rsidRPr="00EB0B51">
        <w:rPr>
          <w:b/>
          <w:bCs/>
          <w:cs/>
        </w:rPr>
        <w:t>การพิจารณาตัดสินการประกวดราคา</w:t>
      </w:r>
      <w:r w:rsidR="00C51011">
        <w:rPr>
          <w:rFonts w:hint="cs"/>
          <w:b/>
          <w:bCs/>
          <w:cs/>
        </w:rPr>
        <w:t>และการสงวนสิทธิ์</w:t>
      </w:r>
    </w:p>
    <w:p w14:paraId="017ABF1B" w14:textId="65641B2B" w:rsidR="00F013AA" w:rsidRPr="00D5743A" w:rsidRDefault="00F013AA" w:rsidP="00F114BF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z w:val="28"/>
          <w:szCs w:val="28"/>
        </w:rPr>
      </w:pPr>
      <w:r w:rsidRPr="00EB0B51">
        <w:rPr>
          <w:rFonts w:cs="Browallia New"/>
          <w:sz w:val="28"/>
          <w:szCs w:val="28"/>
          <w:cs/>
        </w:rPr>
        <w:t>ตลาดหลักทรัพย์มีหลักเกณฑ์ในการพิจารณาและคัดเลือกผู้</w:t>
      </w:r>
      <w:r w:rsidR="00FC4B97" w:rsidRPr="00EB0B51">
        <w:rPr>
          <w:rFonts w:cs="Browallia New"/>
          <w:sz w:val="28"/>
          <w:szCs w:val="28"/>
          <w:cs/>
        </w:rPr>
        <w:t>เสนองาน</w:t>
      </w:r>
      <w:r w:rsidRPr="00EB0B51">
        <w:rPr>
          <w:rFonts w:cs="Browallia New"/>
          <w:sz w:val="28"/>
          <w:szCs w:val="28"/>
          <w:cs/>
        </w:rPr>
        <w:t xml:space="preserve"> ดังนี้</w:t>
      </w:r>
    </w:p>
    <w:p w14:paraId="5D0216AB" w14:textId="6F38803E" w:rsidR="00633C5C" w:rsidRPr="00D5743A" w:rsidRDefault="00F013AA" w:rsidP="00826856">
      <w:pPr>
        <w:pStyle w:val="Heading3"/>
        <w:numPr>
          <w:ilvl w:val="2"/>
          <w:numId w:val="10"/>
        </w:numPr>
        <w:spacing w:before="120"/>
        <w:ind w:left="1843" w:hanging="709"/>
        <w:jc w:val="thaiDistribute"/>
        <w:rPr>
          <w:sz w:val="28"/>
        </w:rPr>
      </w:pPr>
      <w:r w:rsidRPr="00EB0B51">
        <w:rPr>
          <w:sz w:val="28"/>
          <w:cs/>
        </w:rPr>
        <w:t xml:space="preserve">พิจารณาข้อเสนอด้านเทคนิคของผู้เสนองานเฉพาะรายที่มีคุณสมบัติถูกต้องตามที่กำหนด </w:t>
      </w:r>
      <w:r w:rsidR="006F4AB1" w:rsidRPr="00EB0B51">
        <w:rPr>
          <w:sz w:val="28"/>
          <w:cs/>
        </w:rPr>
        <w:t>และ</w:t>
      </w:r>
      <w:r w:rsidRPr="00EB0B51">
        <w:rPr>
          <w:sz w:val="28"/>
          <w:cs/>
        </w:rPr>
        <w:t>จะ</w:t>
      </w:r>
      <w:r w:rsidR="00564857" w:rsidRPr="00EB0B51">
        <w:rPr>
          <w:sz w:val="28"/>
          <w:cs/>
        </w:rPr>
        <w:t>พิจารณา</w:t>
      </w:r>
      <w:r w:rsidRPr="00EB0B51">
        <w:rPr>
          <w:sz w:val="28"/>
          <w:cs/>
        </w:rPr>
        <w:t>ข้อเสนอ</w:t>
      </w:r>
      <w:r w:rsidR="006F4AB1" w:rsidRPr="00EB0B51">
        <w:rPr>
          <w:sz w:val="28"/>
          <w:cs/>
        </w:rPr>
        <w:t>ด้าน</w:t>
      </w:r>
      <w:r w:rsidRPr="00EB0B51">
        <w:rPr>
          <w:sz w:val="28"/>
          <w:cs/>
        </w:rPr>
        <w:t>ราคาเฉพาะผู้เสนองานที่ผ่านการพิจารณาข้อเสนอด้าน</w:t>
      </w:r>
      <w:r w:rsidR="006F4AB1" w:rsidRPr="00EB0B51">
        <w:rPr>
          <w:sz w:val="28"/>
          <w:cs/>
        </w:rPr>
        <w:t>คุณสมบัติและ</w:t>
      </w:r>
      <w:r w:rsidRPr="00EB0B51">
        <w:rPr>
          <w:sz w:val="28"/>
          <w:cs/>
        </w:rPr>
        <w:t>เทคนิคตามเกณฑ์ที่ตลาดหลักทรัพย์กำหนด</w:t>
      </w:r>
    </w:p>
    <w:p w14:paraId="342C903D" w14:textId="659CC721" w:rsidR="0049608E" w:rsidRPr="00D5743A" w:rsidRDefault="00F013AA" w:rsidP="00826856">
      <w:pPr>
        <w:pStyle w:val="Heading3"/>
        <w:numPr>
          <w:ilvl w:val="2"/>
          <w:numId w:val="10"/>
        </w:numPr>
        <w:spacing w:before="120"/>
        <w:ind w:left="1843" w:hanging="709"/>
        <w:jc w:val="thaiDistribute"/>
        <w:rPr>
          <w:sz w:val="28"/>
        </w:rPr>
      </w:pPr>
      <w:r w:rsidRPr="00EB0B51">
        <w:rPr>
          <w:spacing w:val="4"/>
          <w:sz w:val="28"/>
          <w:cs/>
        </w:rPr>
        <w:t>การพิจารณาข้อเสนอด้าน</w:t>
      </w:r>
      <w:r w:rsidR="00B21A97" w:rsidRPr="00EB0B51">
        <w:rPr>
          <w:spacing w:val="4"/>
          <w:sz w:val="28"/>
          <w:cs/>
        </w:rPr>
        <w:t>คุณสมบัติและ</w:t>
      </w:r>
      <w:r w:rsidRPr="00EB0B51">
        <w:rPr>
          <w:spacing w:val="4"/>
          <w:sz w:val="28"/>
          <w:cs/>
        </w:rPr>
        <w:t>เทคนิค</w:t>
      </w:r>
      <w:r w:rsidR="00B21A97" w:rsidRPr="00EB0B51">
        <w:rPr>
          <w:spacing w:val="4"/>
          <w:sz w:val="28"/>
          <w:cs/>
        </w:rPr>
        <w:t xml:space="preserve"> </w:t>
      </w:r>
      <w:r w:rsidRPr="00EB0B51">
        <w:rPr>
          <w:spacing w:val="4"/>
          <w:sz w:val="28"/>
          <w:cs/>
        </w:rPr>
        <w:t>และข้อเสนอด้านราคาของตลาดหลักทรัพย์ จะ</w:t>
      </w:r>
      <w:r w:rsidRPr="00EB0B51">
        <w:rPr>
          <w:sz w:val="28"/>
          <w:cs/>
        </w:rPr>
        <w:t>เป็นการพิจารณาภายใน (</w:t>
      </w:r>
      <w:r w:rsidRPr="00D5743A">
        <w:rPr>
          <w:sz w:val="28"/>
        </w:rPr>
        <w:t xml:space="preserve">Closed </w:t>
      </w:r>
      <w:r w:rsidR="00E74FAB">
        <w:rPr>
          <w:sz w:val="28"/>
        </w:rPr>
        <w:t>B</w:t>
      </w:r>
      <w:r w:rsidRPr="00D5743A">
        <w:rPr>
          <w:sz w:val="28"/>
        </w:rPr>
        <w:t>id</w:t>
      </w:r>
      <w:r w:rsidRPr="00EB0B51">
        <w:rPr>
          <w:sz w:val="28"/>
        </w:rPr>
        <w:t xml:space="preserve">) </w:t>
      </w:r>
      <w:r w:rsidRPr="00EB0B51">
        <w:rPr>
          <w:sz w:val="28"/>
          <w:cs/>
        </w:rPr>
        <w:t>ซึ่งจะไม่มีการประกาศคะแนน ราคา และรายละเอียด</w:t>
      </w:r>
      <w:r w:rsidR="00267588" w:rsidRPr="00EB0B51">
        <w:rPr>
          <w:sz w:val="28"/>
          <w:cs/>
        </w:rPr>
        <w:t>การพิจารณา</w:t>
      </w:r>
      <w:r w:rsidRPr="00EB0B51">
        <w:rPr>
          <w:sz w:val="28"/>
          <w:cs/>
        </w:rPr>
        <w:t>ข้อเสนองานของผู้เสนองานให้ทราบ</w:t>
      </w:r>
    </w:p>
    <w:p w14:paraId="2CA64B9A" w14:textId="6FE3E163" w:rsidR="0049608E" w:rsidRPr="00D5743A" w:rsidRDefault="00F013AA" w:rsidP="00F114BF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z w:val="28"/>
          <w:szCs w:val="28"/>
        </w:rPr>
      </w:pPr>
      <w:r w:rsidRPr="00EB0B51">
        <w:rPr>
          <w:rFonts w:cs="Browallia New"/>
          <w:sz w:val="28"/>
          <w:szCs w:val="28"/>
          <w:cs/>
        </w:rPr>
        <w:t>ตลาดหลักทรัพย์สงวนสิทธิ์</w:t>
      </w:r>
      <w:r w:rsidR="00B92327">
        <w:rPr>
          <w:rFonts w:cs="Browallia New" w:hint="cs"/>
          <w:sz w:val="28"/>
          <w:szCs w:val="28"/>
          <w:cs/>
        </w:rPr>
        <w:t>ที่จะ</w:t>
      </w:r>
      <w:r w:rsidRPr="00EB0B51">
        <w:rPr>
          <w:rFonts w:cs="Browallia New"/>
          <w:sz w:val="28"/>
          <w:szCs w:val="28"/>
          <w:cs/>
        </w:rPr>
        <w:t xml:space="preserve">ไม่พิจารณาข้อเสนองานของผู้เสนองานที่มีคุณสมบัติไม่ถูกต้อง </w:t>
      </w:r>
      <w:r w:rsidR="008B39BD" w:rsidRPr="00EB0B51">
        <w:rPr>
          <w:rFonts w:cs="Browallia New"/>
          <w:sz w:val="28"/>
          <w:szCs w:val="28"/>
          <w:cs/>
        </w:rPr>
        <w:t>หรือยื่นข้อเสนองานไม่เป็นไปตามเงื่อนไขที่ระบุไว้ในข้อกำหนดและขอบเขตของงานฉบับนี้ เช่น ปรากฏข้อมูล</w:t>
      </w:r>
      <w:r w:rsidR="008B39BD" w:rsidRPr="00EB0B51">
        <w:rPr>
          <w:rFonts w:cs="Browallia New"/>
          <w:spacing w:val="8"/>
          <w:sz w:val="28"/>
          <w:szCs w:val="28"/>
          <w:cs/>
        </w:rPr>
        <w:t>หลักฐานด้านราคาในข้อเสนองานด้านคุณสมบัติและเทคนิค</w:t>
      </w:r>
      <w:r w:rsidR="00DA3DD6" w:rsidRPr="00EB0B51">
        <w:rPr>
          <w:rFonts w:cs="Browallia New"/>
          <w:spacing w:val="8"/>
          <w:sz w:val="28"/>
          <w:szCs w:val="28"/>
          <w:cs/>
        </w:rPr>
        <w:t xml:space="preserve"> หรือไม่ได้</w:t>
      </w:r>
      <w:r w:rsidR="00531725" w:rsidRPr="00EB0B51">
        <w:rPr>
          <w:rFonts w:cs="Browallia New"/>
          <w:spacing w:val="8"/>
          <w:sz w:val="28"/>
          <w:szCs w:val="28"/>
          <w:cs/>
        </w:rPr>
        <w:t>จัดทำข้อมูลอิเล็กทรอนิกส์</w:t>
      </w:r>
      <w:r w:rsidR="00DA3DD6" w:rsidRPr="00EB0B51">
        <w:rPr>
          <w:rFonts w:cs="Browallia New"/>
          <w:spacing w:val="8"/>
          <w:sz w:val="28"/>
          <w:szCs w:val="28"/>
          <w:cs/>
        </w:rPr>
        <w:t>ใน</w:t>
      </w:r>
      <w:r w:rsidR="00DA3DD6" w:rsidRPr="00EB0B51">
        <w:rPr>
          <w:rFonts w:cs="Browallia New"/>
          <w:sz w:val="28"/>
          <w:szCs w:val="28"/>
          <w:cs/>
        </w:rPr>
        <w:t>รูปแบบ “</w:t>
      </w:r>
      <w:r w:rsidR="00DA3DD6" w:rsidRPr="00D5743A">
        <w:rPr>
          <w:rFonts w:cs="Browallia New"/>
          <w:sz w:val="28"/>
          <w:szCs w:val="28"/>
        </w:rPr>
        <w:t>Read Only</w:t>
      </w:r>
      <w:r w:rsidR="00DA3DD6" w:rsidRPr="00EB0B51">
        <w:rPr>
          <w:rFonts w:cs="Browallia New"/>
          <w:sz w:val="28"/>
          <w:szCs w:val="28"/>
        </w:rPr>
        <w:t xml:space="preserve">” </w:t>
      </w:r>
      <w:r w:rsidRPr="00EB0B51">
        <w:rPr>
          <w:rFonts w:cs="Browallia New"/>
          <w:sz w:val="28"/>
          <w:szCs w:val="28"/>
          <w:cs/>
        </w:rPr>
        <w:t>หรือ</w:t>
      </w:r>
      <w:r w:rsidR="00D8415C" w:rsidRPr="00EB0B51">
        <w:rPr>
          <w:rFonts w:cs="Browallia New"/>
          <w:sz w:val="28"/>
          <w:szCs w:val="28"/>
          <w:cs/>
        </w:rPr>
        <w:t>ไม่</w:t>
      </w:r>
      <w:r w:rsidR="009E55B2" w:rsidRPr="00EB0B51">
        <w:rPr>
          <w:rFonts w:cs="Browallia New"/>
          <w:sz w:val="28"/>
          <w:szCs w:val="28"/>
          <w:cs/>
        </w:rPr>
        <w:t>มีการตั้งรหัสหรือเข้ารหัสการเข้าถึงข้อมูล (</w:t>
      </w:r>
      <w:r w:rsidR="00FD34AB" w:rsidRPr="00D5743A">
        <w:rPr>
          <w:rFonts w:cs="Browallia New"/>
          <w:sz w:val="28"/>
          <w:szCs w:val="28"/>
        </w:rPr>
        <w:t>Zip</w:t>
      </w:r>
      <w:r w:rsidR="009E55B2" w:rsidRPr="00D5743A">
        <w:rPr>
          <w:rFonts w:cs="Browallia New"/>
          <w:sz w:val="28"/>
          <w:szCs w:val="28"/>
        </w:rPr>
        <w:t xml:space="preserve"> with Password</w:t>
      </w:r>
      <w:r w:rsidR="009E55B2" w:rsidRPr="00EB0B51">
        <w:rPr>
          <w:rFonts w:cs="Browallia New"/>
          <w:sz w:val="28"/>
          <w:szCs w:val="28"/>
        </w:rPr>
        <w:t xml:space="preserve">) </w:t>
      </w:r>
      <w:r w:rsidR="00466B58" w:rsidRPr="00EB0B51">
        <w:rPr>
          <w:rFonts w:cs="Browallia New"/>
          <w:sz w:val="28"/>
          <w:szCs w:val="28"/>
          <w:cs/>
        </w:rPr>
        <w:t>ใน</w:t>
      </w:r>
      <w:r w:rsidR="00E74FAB">
        <w:rPr>
          <w:rFonts w:cs="Browallia New" w:hint="cs"/>
          <w:sz w:val="28"/>
          <w:szCs w:val="28"/>
          <w:cs/>
        </w:rPr>
        <w:t>ไฟล์</w:t>
      </w:r>
      <w:r w:rsidR="00466B58" w:rsidRPr="00EB0B51">
        <w:rPr>
          <w:rFonts w:cs="Browallia New"/>
          <w:sz w:val="28"/>
          <w:szCs w:val="28"/>
          <w:cs/>
        </w:rPr>
        <w:t>ข้อเสนอด้านราคา</w:t>
      </w:r>
      <w:r w:rsidR="00D8415C" w:rsidRPr="00EB0B51">
        <w:rPr>
          <w:rFonts w:cs="Browallia New"/>
          <w:sz w:val="28"/>
          <w:szCs w:val="28"/>
          <w:cs/>
        </w:rPr>
        <w:t xml:space="preserve"> หรือ</w:t>
      </w:r>
      <w:r w:rsidR="009E55B2" w:rsidRPr="00EB0B51">
        <w:rPr>
          <w:rFonts w:cs="Browallia New"/>
          <w:sz w:val="28"/>
          <w:szCs w:val="28"/>
          <w:cs/>
        </w:rPr>
        <w:t>มีการ</w:t>
      </w:r>
      <w:r w:rsidR="00D8415C" w:rsidRPr="00EB0B51">
        <w:rPr>
          <w:rFonts w:cs="Browallia New"/>
          <w:sz w:val="28"/>
          <w:szCs w:val="28"/>
          <w:cs/>
        </w:rPr>
        <w:t>นำส่ง</w:t>
      </w:r>
      <w:r w:rsidR="00E74FAB">
        <w:rPr>
          <w:rFonts w:cs="Browallia New" w:hint="cs"/>
          <w:sz w:val="28"/>
          <w:szCs w:val="28"/>
          <w:cs/>
        </w:rPr>
        <w:t>รหัส</w:t>
      </w:r>
      <w:r w:rsidR="00D8415C" w:rsidRPr="00EB0B51">
        <w:rPr>
          <w:rFonts w:cs="Browallia New"/>
          <w:sz w:val="28"/>
          <w:szCs w:val="28"/>
          <w:cs/>
        </w:rPr>
        <w:t xml:space="preserve"> </w:t>
      </w:r>
      <w:r w:rsidR="00E74FAB">
        <w:rPr>
          <w:rFonts w:cs="Browallia New"/>
          <w:sz w:val="28"/>
          <w:szCs w:val="28"/>
        </w:rPr>
        <w:t>(</w:t>
      </w:r>
      <w:r w:rsidR="00D8415C" w:rsidRPr="00D5743A">
        <w:rPr>
          <w:rFonts w:cs="Browallia New"/>
          <w:sz w:val="28"/>
          <w:szCs w:val="28"/>
        </w:rPr>
        <w:t>Password</w:t>
      </w:r>
      <w:r w:rsidR="00E74FAB">
        <w:rPr>
          <w:rFonts w:cs="Browallia New"/>
          <w:sz w:val="28"/>
          <w:szCs w:val="28"/>
        </w:rPr>
        <w:t>)</w:t>
      </w:r>
      <w:r w:rsidR="00D8415C" w:rsidRPr="00D5743A">
        <w:rPr>
          <w:rFonts w:cs="Browallia New"/>
          <w:sz w:val="28"/>
          <w:szCs w:val="28"/>
        </w:rPr>
        <w:t xml:space="preserve"> </w:t>
      </w:r>
      <w:r w:rsidR="009E55B2" w:rsidRPr="00EB0B51">
        <w:rPr>
          <w:rFonts w:cs="Browallia New"/>
          <w:sz w:val="28"/>
          <w:szCs w:val="28"/>
          <w:cs/>
        </w:rPr>
        <w:t>มายังตลาดหลักทรัพย์ไม่เป็นไปตามเงื่อนไขที่กำหนด</w:t>
      </w:r>
      <w:r w:rsidR="00150C62" w:rsidRPr="00D5743A">
        <w:rPr>
          <w:rFonts w:cs="Browallia New"/>
          <w:sz w:val="28"/>
          <w:szCs w:val="28"/>
        </w:rPr>
        <w:t xml:space="preserve"> </w:t>
      </w:r>
      <w:r w:rsidR="00150C62" w:rsidRPr="00EB0B51">
        <w:rPr>
          <w:rFonts w:cs="Browallia New"/>
          <w:sz w:val="28"/>
          <w:szCs w:val="28"/>
          <w:cs/>
        </w:rPr>
        <w:t>เป็นต้น</w:t>
      </w:r>
    </w:p>
    <w:p w14:paraId="02AF2BD0" w14:textId="21808883" w:rsidR="00F013AA" w:rsidRPr="00D5743A" w:rsidRDefault="00F013AA" w:rsidP="00F114BF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z w:val="28"/>
          <w:szCs w:val="28"/>
        </w:rPr>
      </w:pPr>
      <w:r w:rsidRPr="00EB0B51">
        <w:rPr>
          <w:rFonts w:cs="Browallia New"/>
          <w:sz w:val="28"/>
          <w:szCs w:val="28"/>
          <w:cs/>
        </w:rPr>
        <w:t>ในกรณีที่ผู้เสนองานรายใดยื่นข้อเสนองาน</w:t>
      </w:r>
      <w:r w:rsidR="00564857" w:rsidRPr="00EB0B51">
        <w:rPr>
          <w:rFonts w:cs="Browallia New"/>
          <w:sz w:val="28"/>
          <w:szCs w:val="28"/>
          <w:cs/>
        </w:rPr>
        <w:t>ไม่เป็นไปตามเงื่อนไขที่ระบุไว้ในข้อกำหนดและขอบเขตของงานฉบับนี้</w:t>
      </w:r>
      <w:r w:rsidR="00AA3709" w:rsidRPr="00EB0B51">
        <w:rPr>
          <w:rFonts w:cs="Browallia New"/>
          <w:sz w:val="28"/>
          <w:szCs w:val="28"/>
          <w:cs/>
        </w:rPr>
        <w:t xml:space="preserve"> </w:t>
      </w:r>
      <w:r w:rsidRPr="00EB0B51">
        <w:rPr>
          <w:rFonts w:cs="Browallia New"/>
          <w:sz w:val="28"/>
          <w:szCs w:val="28"/>
          <w:cs/>
        </w:rPr>
        <w:t xml:space="preserve">ตลาดหลักทรัพย์สงวนสิทธิ์ที่จะไม่พิจารณาข้อเสนองานของผู้เสนองานรายนั้น </w:t>
      </w:r>
      <w:r w:rsidR="00564857" w:rsidRPr="00EB0B51">
        <w:rPr>
          <w:rFonts w:cs="Browallia New"/>
          <w:sz w:val="28"/>
          <w:szCs w:val="28"/>
          <w:cs/>
        </w:rPr>
        <w:t>อย่างไรก็ตาม หากตลาดหลักทรัพย์พิจารณาแล้ว</w:t>
      </w:r>
      <w:r w:rsidR="00B92327">
        <w:rPr>
          <w:rFonts w:cs="Browallia New" w:hint="cs"/>
          <w:sz w:val="28"/>
          <w:szCs w:val="28"/>
          <w:cs/>
        </w:rPr>
        <w:t>เห็น</w:t>
      </w:r>
      <w:r w:rsidR="00564857" w:rsidRPr="00EB0B51">
        <w:rPr>
          <w:rFonts w:cs="Browallia New"/>
          <w:sz w:val="28"/>
          <w:szCs w:val="28"/>
          <w:cs/>
        </w:rPr>
        <w:t xml:space="preserve">ว่า </w:t>
      </w:r>
      <w:r w:rsidRPr="00EB0B51">
        <w:rPr>
          <w:rFonts w:cs="Browallia New"/>
          <w:sz w:val="28"/>
          <w:szCs w:val="28"/>
          <w:cs/>
        </w:rPr>
        <w:t>เป็น</w:t>
      </w:r>
      <w:r w:rsidR="00564857" w:rsidRPr="00EB0B51">
        <w:rPr>
          <w:rFonts w:cs="Browallia New"/>
          <w:sz w:val="28"/>
          <w:szCs w:val="28"/>
          <w:cs/>
        </w:rPr>
        <w:t>เพียง</w:t>
      </w:r>
      <w:r w:rsidRPr="00EB0B51">
        <w:rPr>
          <w:rFonts w:cs="Browallia New"/>
          <w:sz w:val="28"/>
          <w:szCs w:val="28"/>
          <w:cs/>
        </w:rPr>
        <w:t>ข้อผิดพลาดเล็กน้อย หรือผิดแผกไปจากเงื่อนไขของ</w:t>
      </w:r>
      <w:r w:rsidR="00D46C20" w:rsidRPr="00307660">
        <w:rPr>
          <w:rFonts w:cs="Browallia New"/>
          <w:sz w:val="28"/>
          <w:szCs w:val="28"/>
          <w:cs/>
        </w:rPr>
        <w:t>ข้อกำหนดและขอบเขตของงาน</w:t>
      </w:r>
      <w:r w:rsidRPr="00307660">
        <w:rPr>
          <w:rFonts w:cs="Browallia New"/>
          <w:sz w:val="28"/>
          <w:szCs w:val="28"/>
          <w:cs/>
        </w:rPr>
        <w:t>ในส่วนที่มิใช่</w:t>
      </w:r>
      <w:r w:rsidRPr="00307660">
        <w:rPr>
          <w:rFonts w:cs="Browallia New"/>
          <w:spacing w:val="2"/>
          <w:sz w:val="28"/>
          <w:szCs w:val="28"/>
          <w:cs/>
        </w:rPr>
        <w:t xml:space="preserve">สาระสำคัญ </w:t>
      </w:r>
      <w:r w:rsidR="00564857" w:rsidRPr="00307660">
        <w:rPr>
          <w:rFonts w:cs="Browallia New"/>
          <w:spacing w:val="2"/>
          <w:sz w:val="28"/>
          <w:szCs w:val="28"/>
          <w:cs/>
        </w:rPr>
        <w:t>ตลาดหลักทรัพย์อาจพิจารณา</w:t>
      </w:r>
      <w:r w:rsidR="00564857" w:rsidRPr="00307660">
        <w:rPr>
          <w:rFonts w:cs="Browallia New"/>
          <w:sz w:val="28"/>
          <w:szCs w:val="28"/>
          <w:cs/>
        </w:rPr>
        <w:t>ข้อเสนองานของผู้</w:t>
      </w:r>
      <w:r w:rsidR="00564857" w:rsidRPr="00307660">
        <w:rPr>
          <w:rFonts w:cs="Browallia New"/>
          <w:spacing w:val="-2"/>
          <w:sz w:val="28"/>
          <w:szCs w:val="28"/>
          <w:cs/>
        </w:rPr>
        <w:t xml:space="preserve">เสนองานรายนั้นได้ </w:t>
      </w:r>
      <w:r w:rsidRPr="00307660">
        <w:rPr>
          <w:rFonts w:cs="Browallia New"/>
          <w:spacing w:val="-2"/>
          <w:sz w:val="28"/>
          <w:szCs w:val="28"/>
          <w:cs/>
        </w:rPr>
        <w:t>ทั้งนี้</w:t>
      </w:r>
      <w:r w:rsidR="009A58E1" w:rsidRPr="00307660">
        <w:rPr>
          <w:rFonts w:cs="Browallia New"/>
          <w:spacing w:val="-2"/>
          <w:sz w:val="28"/>
          <w:szCs w:val="28"/>
          <w:cs/>
        </w:rPr>
        <w:t xml:space="preserve"> </w:t>
      </w:r>
      <w:r w:rsidRPr="00307660">
        <w:rPr>
          <w:rFonts w:cs="Browallia New"/>
          <w:spacing w:val="-2"/>
          <w:sz w:val="28"/>
          <w:szCs w:val="28"/>
          <w:cs/>
        </w:rPr>
        <w:t>เฉพาะในกรณีที่</w:t>
      </w:r>
      <w:r w:rsidR="00B92327" w:rsidRPr="00307660">
        <w:rPr>
          <w:rFonts w:cs="Browallia New" w:hint="cs"/>
          <w:spacing w:val="-2"/>
          <w:sz w:val="28"/>
          <w:szCs w:val="28"/>
          <w:cs/>
        </w:rPr>
        <w:t>การ</w:t>
      </w:r>
      <w:r w:rsidRPr="00307660">
        <w:rPr>
          <w:rFonts w:cs="Browallia New"/>
          <w:spacing w:val="-2"/>
          <w:sz w:val="28"/>
          <w:szCs w:val="28"/>
          <w:cs/>
        </w:rPr>
        <w:t>พิจารณาเห็นว่าจะเป็นประโยชน์ต่อตลาดหลักทรัพย์เท่านั้น</w:t>
      </w:r>
      <w:r w:rsidRPr="00EB0B51">
        <w:rPr>
          <w:rFonts w:cs="Browallia New"/>
          <w:sz w:val="28"/>
          <w:szCs w:val="28"/>
          <w:cs/>
        </w:rPr>
        <w:t xml:space="preserve"> </w:t>
      </w:r>
    </w:p>
    <w:p w14:paraId="15308E60" w14:textId="77777777" w:rsidR="00F013AA" w:rsidRPr="00D5743A" w:rsidRDefault="00F013AA" w:rsidP="00F114BF">
      <w:pPr>
        <w:pStyle w:val="Heading2"/>
        <w:numPr>
          <w:ilvl w:val="1"/>
          <w:numId w:val="10"/>
        </w:numPr>
        <w:spacing w:before="120"/>
        <w:ind w:left="1080" w:hanging="513"/>
        <w:rPr>
          <w:rFonts w:cs="Browallia New"/>
          <w:sz w:val="28"/>
          <w:szCs w:val="28"/>
        </w:rPr>
      </w:pPr>
      <w:r w:rsidRPr="00EB0B51">
        <w:rPr>
          <w:rFonts w:cs="Browallia New"/>
          <w:sz w:val="28"/>
          <w:szCs w:val="28"/>
          <w:cs/>
        </w:rPr>
        <w:t>ตลาดหลักทรัพย์สงวนสิทธิ์ที่จะไม่พิจารณาข้อเสนอด้านราคาของผู้เสนองาน ในกรณีดังต่อไปนี้</w:t>
      </w:r>
    </w:p>
    <w:p w14:paraId="02D2BB1E" w14:textId="77777777" w:rsidR="00F013AA" w:rsidRPr="00D5743A" w:rsidRDefault="00F013AA" w:rsidP="00F114BF">
      <w:pPr>
        <w:pStyle w:val="Heading3"/>
        <w:numPr>
          <w:ilvl w:val="2"/>
          <w:numId w:val="10"/>
        </w:numPr>
        <w:spacing w:before="120"/>
        <w:ind w:left="1800"/>
        <w:jc w:val="thaiDistribute"/>
        <w:rPr>
          <w:sz w:val="28"/>
        </w:rPr>
      </w:pPr>
      <w:r w:rsidRPr="00EB0B51">
        <w:rPr>
          <w:sz w:val="28"/>
          <w:cs/>
        </w:rPr>
        <w:t>ผู้เสนองานเสนอราคาไม่เป็นไปตามเงื่อนไขใน</w:t>
      </w:r>
      <w:r w:rsidR="00D46C20" w:rsidRPr="00EB0B51">
        <w:rPr>
          <w:sz w:val="28"/>
          <w:cs/>
        </w:rPr>
        <w:t>ข้อกำหนดและขอบเขตของงาน</w:t>
      </w:r>
      <w:r w:rsidRPr="00EB0B51">
        <w:rPr>
          <w:sz w:val="28"/>
          <w:cs/>
        </w:rPr>
        <w:t>ฉบับนี้</w:t>
      </w:r>
    </w:p>
    <w:p w14:paraId="696127E4" w14:textId="6EB05079" w:rsidR="00F013AA" w:rsidRPr="00D5743A" w:rsidRDefault="005E0E6D" w:rsidP="00F114BF">
      <w:pPr>
        <w:pStyle w:val="Heading3"/>
        <w:numPr>
          <w:ilvl w:val="2"/>
          <w:numId w:val="10"/>
        </w:numPr>
        <w:spacing w:before="120"/>
        <w:ind w:left="1800"/>
        <w:jc w:val="thaiDistribute"/>
        <w:rPr>
          <w:sz w:val="28"/>
        </w:rPr>
      </w:pPr>
      <w:r w:rsidRPr="00EB0B51">
        <w:rPr>
          <w:sz w:val="28"/>
          <w:cs/>
        </w:rPr>
        <w:t>ผู้เสนองาน</w:t>
      </w:r>
      <w:r w:rsidR="00F013AA" w:rsidRPr="00EB0B51">
        <w:rPr>
          <w:sz w:val="28"/>
          <w:cs/>
        </w:rPr>
        <w:t>ไม่กรอกชื่อนิติบุคคล</w:t>
      </w:r>
      <w:r w:rsidR="009A58E1" w:rsidRPr="00EB0B51">
        <w:rPr>
          <w:sz w:val="28"/>
          <w:cs/>
        </w:rPr>
        <w:t xml:space="preserve"> </w:t>
      </w:r>
      <w:r w:rsidR="00F013AA" w:rsidRPr="00EB0B51">
        <w:rPr>
          <w:sz w:val="28"/>
          <w:cs/>
        </w:rPr>
        <w:t>หรือ</w:t>
      </w:r>
      <w:r w:rsidR="009A58E1" w:rsidRPr="00EB0B51">
        <w:rPr>
          <w:sz w:val="28"/>
          <w:cs/>
        </w:rPr>
        <w:t>ไม่</w:t>
      </w:r>
      <w:r w:rsidR="00F013AA" w:rsidRPr="00EB0B51">
        <w:rPr>
          <w:sz w:val="28"/>
          <w:cs/>
        </w:rPr>
        <w:t>ลงลายมือชื่อผู้เสนองานในใบเสนอราคา</w:t>
      </w:r>
    </w:p>
    <w:p w14:paraId="4F44464C" w14:textId="764543E8" w:rsidR="00F013AA" w:rsidRPr="00D5743A" w:rsidRDefault="005E0E6D" w:rsidP="00F114BF">
      <w:pPr>
        <w:pStyle w:val="Heading3"/>
        <w:numPr>
          <w:ilvl w:val="2"/>
          <w:numId w:val="10"/>
        </w:numPr>
        <w:spacing w:before="120"/>
        <w:ind w:left="1800"/>
        <w:jc w:val="thaiDistribute"/>
        <w:rPr>
          <w:sz w:val="28"/>
        </w:rPr>
      </w:pPr>
      <w:r w:rsidRPr="00EB0B51">
        <w:rPr>
          <w:sz w:val="28"/>
          <w:cs/>
        </w:rPr>
        <w:t>ผู้เสนองาน</w:t>
      </w:r>
      <w:r w:rsidR="00F013AA" w:rsidRPr="00EB0B51">
        <w:rPr>
          <w:sz w:val="28"/>
          <w:cs/>
        </w:rPr>
        <w:t>เสนอรายละเอียดแตกต่างไปจากเงื่อนไขที่กำหนดใน</w:t>
      </w:r>
      <w:r w:rsidR="00D46C20" w:rsidRPr="00EB0B51">
        <w:rPr>
          <w:sz w:val="28"/>
          <w:cs/>
        </w:rPr>
        <w:t>ข้อกำหนดและขอบเขตของงาน</w:t>
      </w:r>
      <w:r w:rsidR="00F013AA" w:rsidRPr="00EB0B51">
        <w:rPr>
          <w:sz w:val="28"/>
          <w:cs/>
        </w:rPr>
        <w:t>ฉบับนี้อันเป็นสาระสำคัญหรือมีผลทำให้เกิดความได้เปรียบ</w:t>
      </w:r>
      <w:r w:rsidR="00B92327">
        <w:rPr>
          <w:rFonts w:hint="cs"/>
          <w:sz w:val="28"/>
          <w:cs/>
        </w:rPr>
        <w:t>หรือ</w:t>
      </w:r>
      <w:r w:rsidR="00F013AA" w:rsidRPr="00EB0B51">
        <w:rPr>
          <w:sz w:val="28"/>
          <w:cs/>
        </w:rPr>
        <w:t>เสียเปรียบแก่ผู้เสนองานรายอื่น</w:t>
      </w:r>
    </w:p>
    <w:p w14:paraId="0949B4BE" w14:textId="29DA374E" w:rsidR="00F013AA" w:rsidRPr="00131B9E" w:rsidRDefault="00F013AA" w:rsidP="00F114BF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z w:val="28"/>
          <w:szCs w:val="28"/>
        </w:rPr>
      </w:pPr>
      <w:r w:rsidRPr="00131B9E">
        <w:rPr>
          <w:rFonts w:cs="Browallia New"/>
          <w:sz w:val="28"/>
          <w:szCs w:val="28"/>
          <w:cs/>
        </w:rPr>
        <w:t>ตลาดหลักทรัพย์สงวนสิทธิ์</w:t>
      </w:r>
      <w:r w:rsidR="00B92327" w:rsidRPr="00131B9E">
        <w:rPr>
          <w:rFonts w:cs="Browallia New" w:hint="cs"/>
          <w:sz w:val="28"/>
          <w:szCs w:val="28"/>
          <w:cs/>
        </w:rPr>
        <w:t>ที่</w:t>
      </w:r>
      <w:r w:rsidRPr="00131B9E">
        <w:rPr>
          <w:rFonts w:cs="Browallia New"/>
          <w:sz w:val="28"/>
          <w:szCs w:val="28"/>
          <w:cs/>
        </w:rPr>
        <w:t>จะไม่พิจารณาราคาที่เสนอ</w:t>
      </w:r>
      <w:r w:rsidR="00293885" w:rsidRPr="00131B9E">
        <w:rPr>
          <w:rFonts w:cs="Browallia New"/>
          <w:sz w:val="28"/>
          <w:szCs w:val="28"/>
          <w:cs/>
        </w:rPr>
        <w:t>หาก</w:t>
      </w:r>
      <w:r w:rsidRPr="00131B9E">
        <w:rPr>
          <w:rFonts w:cs="Browallia New"/>
          <w:sz w:val="28"/>
          <w:szCs w:val="28"/>
          <w:cs/>
        </w:rPr>
        <w:t>มีการขูด</w:t>
      </w:r>
      <w:r w:rsidR="00B92327" w:rsidRPr="00131B9E">
        <w:rPr>
          <w:rFonts w:cs="Browallia New" w:hint="cs"/>
          <w:sz w:val="28"/>
          <w:szCs w:val="28"/>
          <w:cs/>
        </w:rPr>
        <w:t xml:space="preserve"> </w:t>
      </w:r>
      <w:r w:rsidRPr="00131B9E">
        <w:rPr>
          <w:rFonts w:cs="Browallia New"/>
          <w:sz w:val="28"/>
          <w:szCs w:val="28"/>
          <w:cs/>
        </w:rPr>
        <w:t xml:space="preserve">ลบ เติมแต่ง แก้ไข </w:t>
      </w:r>
      <w:r w:rsidR="00C63FD3">
        <w:rPr>
          <w:rFonts w:cs="Browallia New" w:hint="cs"/>
          <w:sz w:val="28"/>
          <w:szCs w:val="28"/>
          <w:cs/>
        </w:rPr>
        <w:t>หรือ</w:t>
      </w:r>
      <w:r w:rsidRPr="00131B9E">
        <w:rPr>
          <w:rFonts w:cs="Browallia New"/>
          <w:sz w:val="28"/>
          <w:szCs w:val="28"/>
          <w:cs/>
        </w:rPr>
        <w:t>เปลี่ยนแปลง โดยผู้เสนองานมิได้ลงลายมือชื่อพร้อมประทับตรา (ถ้ามี) กำกับไว้</w:t>
      </w:r>
      <w:r w:rsidR="009C7488" w:rsidRPr="00131B9E">
        <w:rPr>
          <w:rFonts w:cs="Browallia New"/>
          <w:sz w:val="28"/>
          <w:szCs w:val="28"/>
          <w:cs/>
        </w:rPr>
        <w:t xml:space="preserve"> </w:t>
      </w:r>
    </w:p>
    <w:p w14:paraId="6915793B" w14:textId="605633EC" w:rsidR="00267588" w:rsidRPr="00131B9E" w:rsidRDefault="00267588" w:rsidP="00267588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z w:val="28"/>
          <w:szCs w:val="28"/>
        </w:rPr>
      </w:pPr>
      <w:r w:rsidRPr="00131B9E">
        <w:rPr>
          <w:rFonts w:cs="Browallia New"/>
          <w:sz w:val="28"/>
          <w:szCs w:val="28"/>
          <w:cs/>
        </w:rPr>
        <w:t>ตลาดหลักทรัพย์</w:t>
      </w:r>
      <w:r w:rsidR="008F3D09" w:rsidRPr="00131B9E">
        <w:rPr>
          <w:rFonts w:cs="Browallia New" w:hint="cs"/>
          <w:sz w:val="28"/>
          <w:szCs w:val="28"/>
          <w:cs/>
        </w:rPr>
        <w:t>อาจ</w:t>
      </w:r>
      <w:r w:rsidRPr="00131B9E">
        <w:rPr>
          <w:rFonts w:cs="Browallia New"/>
          <w:sz w:val="28"/>
          <w:szCs w:val="28"/>
          <w:cs/>
        </w:rPr>
        <w:t>ขอเอกสารชี้แจงเพิ่มเติมจากผู้เสนอ</w:t>
      </w:r>
      <w:r w:rsidR="001E56B9" w:rsidRPr="00131B9E">
        <w:rPr>
          <w:rFonts w:cs="Browallia New" w:hint="cs"/>
          <w:sz w:val="28"/>
          <w:szCs w:val="28"/>
          <w:cs/>
        </w:rPr>
        <w:t>งาน</w:t>
      </w:r>
      <w:r w:rsidR="008F3D09" w:rsidRPr="00131B9E">
        <w:rPr>
          <w:rFonts w:cs="Browallia New" w:hint="cs"/>
          <w:sz w:val="28"/>
          <w:szCs w:val="28"/>
          <w:cs/>
        </w:rPr>
        <w:t>โดย</w:t>
      </w:r>
      <w:r w:rsidRPr="00131B9E">
        <w:rPr>
          <w:rFonts w:cs="Browallia New"/>
          <w:sz w:val="28"/>
          <w:szCs w:val="28"/>
          <w:cs/>
        </w:rPr>
        <w:t>กำหนดให้</w:t>
      </w:r>
      <w:r w:rsidR="001E56B9" w:rsidRPr="00131B9E">
        <w:rPr>
          <w:rFonts w:cs="Browallia New" w:hint="cs"/>
          <w:sz w:val="28"/>
          <w:szCs w:val="28"/>
          <w:cs/>
        </w:rPr>
        <w:t>นำ</w:t>
      </w:r>
      <w:r w:rsidRPr="00131B9E">
        <w:rPr>
          <w:rFonts w:cs="Browallia New"/>
          <w:sz w:val="28"/>
          <w:szCs w:val="28"/>
          <w:cs/>
        </w:rPr>
        <w:t>ส่งเพิ่มเติมภายใน</w:t>
      </w:r>
      <w:r w:rsidRPr="00131B9E">
        <w:rPr>
          <w:rFonts w:cs="Browallia New"/>
          <w:spacing w:val="10"/>
          <w:sz w:val="28"/>
          <w:szCs w:val="28"/>
          <w:cs/>
        </w:rPr>
        <w:t xml:space="preserve">ระยะเวลาที่ตลาดหลักทรัพย์กำหนด </w:t>
      </w:r>
      <w:r w:rsidR="008F3D09" w:rsidRPr="00131B9E">
        <w:rPr>
          <w:rFonts w:cs="Browallia New" w:hint="cs"/>
          <w:spacing w:val="10"/>
          <w:sz w:val="28"/>
          <w:szCs w:val="28"/>
          <w:cs/>
        </w:rPr>
        <w:t xml:space="preserve">และหากผู้เสนองานรายใดไม่ดำเนินการตามที่ร้องขอ </w:t>
      </w:r>
      <w:r w:rsidRPr="00131B9E">
        <w:rPr>
          <w:rFonts w:cs="Browallia New"/>
          <w:spacing w:val="10"/>
          <w:sz w:val="28"/>
          <w:szCs w:val="28"/>
          <w:cs/>
        </w:rPr>
        <w:t>ตลาด</w:t>
      </w:r>
      <w:r w:rsidRPr="00131B9E">
        <w:rPr>
          <w:rFonts w:cs="Browallia New"/>
          <w:sz w:val="28"/>
          <w:szCs w:val="28"/>
          <w:cs/>
        </w:rPr>
        <w:t>หลักทรัพย์สงวนสิทธิ์</w:t>
      </w:r>
      <w:r w:rsidR="008F3D09" w:rsidRPr="00131B9E">
        <w:rPr>
          <w:rFonts w:cs="Browallia New" w:hint="cs"/>
          <w:sz w:val="28"/>
          <w:szCs w:val="28"/>
          <w:cs/>
        </w:rPr>
        <w:t>ที่จะ</w:t>
      </w:r>
      <w:r w:rsidRPr="00131B9E">
        <w:rPr>
          <w:rFonts w:cs="Browallia New"/>
          <w:sz w:val="28"/>
          <w:szCs w:val="28"/>
          <w:cs/>
        </w:rPr>
        <w:t>พิจารณาตัดสิทธิผู้เสนองานรายนั้นมิให้เข้าร่วม</w:t>
      </w:r>
      <w:r w:rsidR="001613B6" w:rsidRPr="00131B9E">
        <w:rPr>
          <w:rFonts w:cs="Browallia New" w:hint="cs"/>
          <w:sz w:val="28"/>
          <w:szCs w:val="28"/>
          <w:cs/>
        </w:rPr>
        <w:t>การ</w:t>
      </w:r>
      <w:r w:rsidRPr="00131B9E">
        <w:rPr>
          <w:rFonts w:cs="Browallia New"/>
          <w:sz w:val="28"/>
          <w:szCs w:val="28"/>
          <w:cs/>
        </w:rPr>
        <w:t>ประกวดราคาในครั้งนี้</w:t>
      </w:r>
    </w:p>
    <w:p w14:paraId="68CBC8CD" w14:textId="79C6B7C8" w:rsidR="00923DFB" w:rsidRPr="00D5743A" w:rsidRDefault="00923DFB" w:rsidP="00267588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pacing w:val="4"/>
          <w:sz w:val="28"/>
          <w:szCs w:val="28"/>
        </w:rPr>
      </w:pPr>
      <w:r w:rsidRPr="00EB0B51">
        <w:rPr>
          <w:rFonts w:cs="Browallia New"/>
          <w:spacing w:val="8"/>
          <w:sz w:val="28"/>
          <w:szCs w:val="28"/>
          <w:cs/>
        </w:rPr>
        <w:t>ตลาดหลักทรัพย์จะพิจารณาคัดเลือกผู้เสนองานตามหลักเกณฑ์ที่ตลาดหลักทรัพย์เห็นสมควร โดย</w:t>
      </w:r>
      <w:r w:rsidRPr="00EB0B51">
        <w:rPr>
          <w:rFonts w:cs="Browallia New"/>
          <w:spacing w:val="4"/>
          <w:sz w:val="28"/>
          <w:szCs w:val="28"/>
          <w:cs/>
        </w:rPr>
        <w:t>การพิจารณาและการตัดสินคัดเลือกผู้ชนะการประกวดราคาของตลาดหลักทรัพย์ถือเป็นเด็ดขาด</w:t>
      </w:r>
      <w:r w:rsidRPr="00EB0B51">
        <w:rPr>
          <w:rFonts w:cs="Browallia New"/>
          <w:spacing w:val="6"/>
          <w:sz w:val="28"/>
          <w:szCs w:val="28"/>
          <w:cs/>
        </w:rPr>
        <w:lastRenderedPageBreak/>
        <w:t xml:space="preserve">และที่สุด ไม่มีข้อผูกพันว่าตลาดหลักทรัพย์จะต้องคัดเลือกผู้เสนองานที่เสนอราคาต่ำที่สุดเสมอไป </w:t>
      </w:r>
      <w:r w:rsidR="001613B6" w:rsidRPr="00131B9E">
        <w:rPr>
          <w:rFonts w:cs="Browallia New" w:hint="cs"/>
          <w:spacing w:val="8"/>
          <w:sz w:val="28"/>
          <w:szCs w:val="28"/>
          <w:cs/>
        </w:rPr>
        <w:t xml:space="preserve">ทั้งนี้ </w:t>
      </w:r>
      <w:r w:rsidRPr="00131B9E">
        <w:rPr>
          <w:rFonts w:cs="Browallia New"/>
          <w:spacing w:val="8"/>
          <w:sz w:val="28"/>
          <w:szCs w:val="28"/>
          <w:cs/>
        </w:rPr>
        <w:t>ผู้เสนองานยอมรับหลักเกณฑ์และผลการตัดสินการคัดเลือกผู้ชนะการประกวดราคาของตลาด</w:t>
      </w:r>
      <w:r w:rsidRPr="00EB0B51">
        <w:rPr>
          <w:rFonts w:cs="Browallia New"/>
          <w:sz w:val="28"/>
          <w:szCs w:val="28"/>
          <w:cs/>
        </w:rPr>
        <w:t>หลักทรัพย์</w:t>
      </w:r>
      <w:r w:rsidRPr="00EB0B51">
        <w:rPr>
          <w:rFonts w:cs="Browallia New"/>
          <w:spacing w:val="4"/>
          <w:sz w:val="28"/>
          <w:szCs w:val="28"/>
          <w:cs/>
        </w:rPr>
        <w:t>โดยไม่มีข้อโต้แย้ง และผู้เสนองานจะฟ้องร้องหรือเรียกร้องค่าเสียหายใด</w:t>
      </w:r>
      <w:r w:rsidR="000E3D71" w:rsidRPr="00EB0B51">
        <w:rPr>
          <w:rFonts w:cs="Browallia New"/>
          <w:spacing w:val="4"/>
          <w:sz w:val="28"/>
          <w:szCs w:val="28"/>
          <w:cs/>
        </w:rPr>
        <w:t xml:space="preserve"> ๆ</w:t>
      </w:r>
      <w:r w:rsidRPr="00EB0B51">
        <w:rPr>
          <w:rFonts w:cs="Browallia New"/>
          <w:spacing w:val="4"/>
          <w:sz w:val="28"/>
          <w:szCs w:val="28"/>
          <w:cs/>
        </w:rPr>
        <w:t xml:space="preserve"> ไม่ได้ทั้งสิ้น</w:t>
      </w:r>
    </w:p>
    <w:p w14:paraId="7C57692F" w14:textId="5CA076F9" w:rsidR="001A5C6A" w:rsidRPr="00D5743A" w:rsidRDefault="00F013AA" w:rsidP="001A5C6A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pacing w:val="4"/>
          <w:sz w:val="28"/>
          <w:szCs w:val="28"/>
        </w:rPr>
      </w:pPr>
      <w:r w:rsidRPr="00EB0B51">
        <w:rPr>
          <w:rFonts w:cs="Browallia New"/>
          <w:spacing w:val="4"/>
          <w:sz w:val="28"/>
          <w:szCs w:val="28"/>
          <w:cs/>
        </w:rPr>
        <w:t>เมื่อตลาดหลักทรัพย์คัดเลือกผู้เสนองานรายใดให้เป็น</w:t>
      </w:r>
      <w:r w:rsidR="00293885" w:rsidRPr="00EB0B51">
        <w:rPr>
          <w:rFonts w:cs="Browallia New"/>
          <w:spacing w:val="4"/>
          <w:sz w:val="28"/>
          <w:szCs w:val="28"/>
          <w:cs/>
        </w:rPr>
        <w:t>ผู้ชนะการประกวดราคา</w:t>
      </w:r>
      <w:r w:rsidRPr="00EB0B51">
        <w:rPr>
          <w:rFonts w:cs="Browallia New"/>
          <w:spacing w:val="4"/>
          <w:sz w:val="28"/>
          <w:szCs w:val="28"/>
          <w:cs/>
        </w:rPr>
        <w:t>แล้ว ตลาดหลักทรัพย์จะแจ้งให้ผู้เสนองานรายนั้นทราบเป็นลายลักษณ์อักษร</w:t>
      </w:r>
      <w:r w:rsidR="0025059E" w:rsidRPr="00EB0B51">
        <w:rPr>
          <w:rFonts w:cs="Browallia New"/>
          <w:spacing w:val="4"/>
          <w:sz w:val="28"/>
          <w:szCs w:val="28"/>
          <w:cs/>
        </w:rPr>
        <w:t xml:space="preserve"> </w:t>
      </w:r>
    </w:p>
    <w:p w14:paraId="4B70F4C2" w14:textId="2F090980" w:rsidR="00C5189E" w:rsidRPr="00D5743A" w:rsidRDefault="00C51011" w:rsidP="00FD34AB">
      <w:pPr>
        <w:pStyle w:val="Footer"/>
        <w:tabs>
          <w:tab w:val="clear" w:pos="4153"/>
          <w:tab w:val="clear" w:pos="8306"/>
        </w:tabs>
        <w:spacing w:before="120"/>
        <w:ind w:left="1080" w:right="-46" w:hanging="540"/>
        <w:jc w:val="thaiDistribute"/>
        <w:rPr>
          <w:rFonts w:ascii="Browallia New" w:hAnsi="Browallia New" w:cs="Browallia New"/>
          <w:szCs w:val="28"/>
          <w:lang w:val="en-US"/>
        </w:rPr>
      </w:pPr>
      <w:r>
        <w:rPr>
          <w:rFonts w:ascii="Browallia New" w:hAnsi="Browallia New" w:cs="Browallia New"/>
          <w:szCs w:val="28"/>
          <w:lang w:val="en-US"/>
        </w:rPr>
        <w:t>6.9</w:t>
      </w:r>
      <w:r w:rsidR="00C5189E" w:rsidRPr="00EB0B51">
        <w:rPr>
          <w:rFonts w:ascii="Browallia New" w:hAnsi="Browallia New" w:cs="Browallia New"/>
          <w:szCs w:val="28"/>
          <w:lang w:val="en-US"/>
        </w:rPr>
        <w:tab/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ตลาดหลักทรัพย์สงวนสิทธิ์ในการแก้ไข เพิ่มเติม หรือเปลี่ยนแปลงเงื่อนไขตามที่ระบุในข้อกำหนดและ</w:t>
      </w:r>
      <w:r w:rsidR="00C5189E" w:rsidRPr="00EB0B51">
        <w:rPr>
          <w:rFonts w:ascii="Browallia New" w:hAnsi="Browallia New" w:cs="Browallia New"/>
          <w:spacing w:val="4"/>
          <w:szCs w:val="28"/>
          <w:cs/>
          <w:lang w:val="en-US"/>
        </w:rPr>
        <w:t>ขอบเขตของงานฉบับนี้ ตลอดจนเอกสารแนบ และเอกสารอื่น</w:t>
      </w:r>
      <w:r w:rsidR="000E3D71" w:rsidRPr="00EB0B51">
        <w:rPr>
          <w:rFonts w:ascii="Browallia New" w:hAnsi="Browallia New" w:cs="Browallia New"/>
          <w:spacing w:val="4"/>
          <w:szCs w:val="28"/>
          <w:cs/>
          <w:lang w:val="en-US"/>
        </w:rPr>
        <w:t xml:space="preserve"> ๆ</w:t>
      </w:r>
      <w:r w:rsidR="00C5189E" w:rsidRPr="00EB0B51">
        <w:rPr>
          <w:rFonts w:ascii="Browallia New" w:hAnsi="Browallia New" w:cs="Browallia New"/>
          <w:spacing w:val="4"/>
          <w:szCs w:val="28"/>
          <w:cs/>
          <w:lang w:val="en-US"/>
        </w:rPr>
        <w:t xml:space="preserve"> ที่เกี่ยวข้องเพื่อให้มีความเหมาะสมใ</w:t>
      </w:r>
      <w:r w:rsidR="00C5189E" w:rsidRPr="00EB0B51">
        <w:rPr>
          <w:rFonts w:ascii="Browallia New" w:hAnsi="Browallia New" w:cs="Browallia New"/>
          <w:spacing w:val="6"/>
          <w:szCs w:val="28"/>
          <w:cs/>
          <w:lang w:val="en-US"/>
        </w:rPr>
        <w:t>นการดำเนินงานและเป็นไปตามความประสงค์ของตลาดหลักทรัพย์</w:t>
      </w:r>
      <w:r w:rsidR="007C3C2A" w:rsidRPr="00EB0B51">
        <w:rPr>
          <w:rFonts w:ascii="Browallia New" w:hAnsi="Browallia New" w:cs="Browallia New"/>
          <w:spacing w:val="6"/>
          <w:szCs w:val="28"/>
          <w:cs/>
          <w:lang w:val="en-US"/>
        </w:rPr>
        <w:t>รวมตลอดถึงบริษัทย่อยของ</w:t>
      </w:r>
      <w:r w:rsidR="007C3C2A" w:rsidRPr="00131B9E">
        <w:rPr>
          <w:rFonts w:ascii="Browallia New" w:hAnsi="Browallia New" w:cs="Browallia New"/>
          <w:szCs w:val="28"/>
          <w:cs/>
          <w:lang w:val="en-US"/>
        </w:rPr>
        <w:t>ตลาดหลักทรัพย์</w:t>
      </w:r>
      <w:r w:rsidR="00C5189E" w:rsidRPr="00131B9E">
        <w:rPr>
          <w:rFonts w:ascii="Browallia New" w:hAnsi="Browallia New" w:cs="Browallia New"/>
          <w:szCs w:val="28"/>
          <w:cs/>
          <w:lang w:val="en-US"/>
        </w:rPr>
        <w:t xml:space="preserve"> ตลอดจนสงวนสิทธิ์ในการเปลี่ยนแปลง เลื่อน ยกเลิกการประกวดราคาครั้งนี้</w:t>
      </w:r>
      <w:r w:rsidR="00927A92" w:rsidRPr="00131B9E">
        <w:rPr>
          <w:rFonts w:ascii="Browallia New" w:hAnsi="Browallia New" w:cs="Browallia New" w:hint="cs"/>
          <w:szCs w:val="28"/>
          <w:cs/>
          <w:lang w:val="en-US"/>
        </w:rPr>
        <w:t xml:space="preserve"> </w:t>
      </w:r>
      <w:r w:rsidR="00C5189E" w:rsidRPr="00131B9E">
        <w:rPr>
          <w:rFonts w:ascii="Browallia New" w:hAnsi="Browallia New" w:cs="Browallia New"/>
          <w:szCs w:val="28"/>
          <w:cs/>
          <w:lang w:val="en-US"/>
        </w:rPr>
        <w:t>ไม่</w:t>
      </w:r>
      <w:r w:rsidR="00C5189E" w:rsidRPr="00927A92">
        <w:rPr>
          <w:rFonts w:ascii="Browallia New" w:hAnsi="Browallia New" w:cs="Browallia New"/>
          <w:spacing w:val="8"/>
          <w:szCs w:val="28"/>
          <w:cs/>
          <w:lang w:val="en-US"/>
        </w:rPr>
        <w:t>ว่า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กรณี</w:t>
      </w:r>
      <w:r w:rsidR="00C5189E" w:rsidRPr="00131B9E">
        <w:rPr>
          <w:rFonts w:ascii="Browallia New" w:hAnsi="Browallia New" w:cs="Browallia New"/>
          <w:spacing w:val="8"/>
          <w:szCs w:val="28"/>
          <w:cs/>
          <w:lang w:val="en-US"/>
        </w:rPr>
        <w:t>ใด</w:t>
      </w:r>
      <w:r w:rsidR="000E3D71" w:rsidRPr="00131B9E">
        <w:rPr>
          <w:rFonts w:ascii="Browallia New" w:hAnsi="Browallia New" w:cs="Browallia New"/>
          <w:spacing w:val="8"/>
          <w:szCs w:val="28"/>
          <w:cs/>
          <w:lang w:val="en-US"/>
        </w:rPr>
        <w:t xml:space="preserve"> ๆ</w:t>
      </w:r>
      <w:r w:rsidR="00C5189E" w:rsidRPr="00131B9E">
        <w:rPr>
          <w:rFonts w:ascii="Browallia New" w:hAnsi="Browallia New" w:cs="Browallia New"/>
          <w:spacing w:val="8"/>
          <w:szCs w:val="28"/>
          <w:cs/>
          <w:lang w:val="en-US"/>
        </w:rPr>
        <w:t xml:space="preserve"> รวมถึงไม่พิจารณาข้อเสนอ</w:t>
      </w:r>
      <w:r w:rsidR="00C53E71" w:rsidRPr="00131B9E">
        <w:rPr>
          <w:rFonts w:ascii="Browallia New" w:hAnsi="Browallia New" w:cs="Browallia New"/>
          <w:spacing w:val="8"/>
          <w:szCs w:val="28"/>
          <w:cs/>
          <w:lang w:val="en-US"/>
        </w:rPr>
        <w:t>งาน</w:t>
      </w:r>
      <w:r w:rsidR="00C5189E" w:rsidRPr="00131B9E">
        <w:rPr>
          <w:rFonts w:ascii="Browallia New" w:hAnsi="Browallia New" w:cs="Browallia New"/>
          <w:spacing w:val="8"/>
          <w:szCs w:val="28"/>
          <w:cs/>
          <w:lang w:val="en-US"/>
        </w:rPr>
        <w:t xml:space="preserve">ของผู้เสนองานรายใดรายหนึ่งในกรณีมีเหตุอันควรเชื่อได้ว่า </w:t>
      </w:r>
      <w:r w:rsidR="001A1EE3" w:rsidRPr="00131B9E">
        <w:rPr>
          <w:rFonts w:ascii="Browallia New" w:hAnsi="Browallia New" w:cs="Browallia New"/>
          <w:spacing w:val="6"/>
          <w:szCs w:val="28"/>
          <w:cs/>
          <w:lang w:val="en-US"/>
        </w:rPr>
        <w:t xml:space="preserve">ผู้เสนองานให้คำรับรองอันเป็นเท็จ </w:t>
      </w:r>
      <w:r w:rsidR="00FD6877" w:rsidRPr="00131B9E">
        <w:rPr>
          <w:rFonts w:ascii="Browallia New" w:hAnsi="Browallia New" w:cs="Browallia New"/>
          <w:spacing w:val="6"/>
          <w:szCs w:val="28"/>
          <w:cs/>
          <w:lang w:val="en-US"/>
        </w:rPr>
        <w:t>หรือไม่ชี้แจงรายละเอียดการมีส่วนได้เสียเกี่ยวกับกิจการของตลาด</w:t>
      </w:r>
      <w:r w:rsidR="00FD6877" w:rsidRPr="00EB0B51">
        <w:rPr>
          <w:rFonts w:ascii="Browallia New" w:hAnsi="Browallia New" w:cs="Browallia New"/>
          <w:szCs w:val="28"/>
          <w:cs/>
          <w:lang w:val="en-US"/>
        </w:rPr>
        <w:t xml:space="preserve">หลักทรัพย์ </w:t>
      </w:r>
      <w:r w:rsidR="001A1EE3" w:rsidRPr="00EB0B51">
        <w:rPr>
          <w:rFonts w:ascii="Browallia New" w:hAnsi="Browallia New" w:cs="Browallia New"/>
          <w:szCs w:val="28"/>
          <w:cs/>
          <w:lang w:val="en-US"/>
        </w:rPr>
        <w:t>หรือ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กระทำ</w:t>
      </w:r>
      <w:r w:rsidR="001613B6">
        <w:rPr>
          <w:rFonts w:ascii="Browallia New" w:hAnsi="Browallia New" w:cs="Browallia New" w:hint="cs"/>
          <w:szCs w:val="28"/>
          <w:cs/>
          <w:lang w:val="en-US"/>
        </w:rPr>
        <w:t>การ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โดยไม่สุจริต หรือมีการสมยอมกันในการ</w:t>
      </w:r>
      <w:r w:rsidR="00C5189E" w:rsidRPr="00927A92">
        <w:rPr>
          <w:rFonts w:ascii="Browallia New" w:hAnsi="Browallia New" w:cs="Browallia New"/>
          <w:spacing w:val="-2"/>
          <w:szCs w:val="28"/>
          <w:cs/>
          <w:lang w:val="en-US"/>
        </w:rPr>
        <w:t>เสนอราคา หรือมีเหตุอื่นใด</w:t>
      </w:r>
      <w:r w:rsidR="00C5189E" w:rsidRPr="00131B9E">
        <w:rPr>
          <w:rFonts w:ascii="Browallia New" w:hAnsi="Browallia New" w:cs="Browallia New"/>
          <w:spacing w:val="4"/>
          <w:szCs w:val="28"/>
          <w:cs/>
          <w:lang w:val="en-US"/>
        </w:rPr>
        <w:t>ตามที่ตลาดหลักทรัพย์เห็นสมควร โดยตลาดหลักทรัพย์ไม่จำเป็นต้องชี้แจงเหตุผลใด</w:t>
      </w:r>
      <w:r w:rsidR="000E3D71" w:rsidRPr="00131B9E">
        <w:rPr>
          <w:rFonts w:ascii="Browallia New" w:hAnsi="Browallia New" w:cs="Browallia New"/>
          <w:spacing w:val="4"/>
          <w:szCs w:val="28"/>
          <w:cs/>
          <w:lang w:val="en-US"/>
        </w:rPr>
        <w:t xml:space="preserve"> ๆ</w:t>
      </w:r>
      <w:r w:rsidR="00C5189E" w:rsidRPr="00131B9E">
        <w:rPr>
          <w:rFonts w:ascii="Browallia New" w:hAnsi="Browallia New" w:cs="Browallia New"/>
          <w:spacing w:val="4"/>
          <w:szCs w:val="28"/>
          <w:cs/>
          <w:lang w:val="en-US"/>
        </w:rPr>
        <w:t xml:space="preserve"> ทั้งสิ้น ทั้งนี้ ผู้</w:t>
      </w:r>
      <w:r w:rsidR="00C5189E" w:rsidRPr="00EB0B51">
        <w:rPr>
          <w:rFonts w:ascii="Browallia New" w:hAnsi="Browallia New" w:cs="Browallia New"/>
          <w:spacing w:val="4"/>
          <w:szCs w:val="28"/>
          <w:cs/>
          <w:lang w:val="en-US"/>
        </w:rPr>
        <w:t>เสนองานตกลงจะไม่เรียกร้องค่าเสียหายใด</w:t>
      </w:r>
      <w:r w:rsidR="000E3D71" w:rsidRPr="00EB0B51">
        <w:rPr>
          <w:rFonts w:ascii="Browallia New" w:hAnsi="Browallia New" w:cs="Browallia New"/>
          <w:spacing w:val="4"/>
          <w:szCs w:val="28"/>
          <w:cs/>
          <w:lang w:val="en-US"/>
        </w:rPr>
        <w:t xml:space="preserve"> ๆ</w:t>
      </w:r>
      <w:r w:rsidR="00C5189E" w:rsidRPr="00EB0B51">
        <w:rPr>
          <w:rFonts w:ascii="Browallia New" w:hAnsi="Browallia New" w:cs="Browallia New"/>
          <w:spacing w:val="4"/>
          <w:szCs w:val="28"/>
          <w:cs/>
          <w:lang w:val="en-US"/>
        </w:rPr>
        <w:t xml:space="preserve"> จากตลาด</w:t>
      </w:r>
      <w:r w:rsidR="00C5189E" w:rsidRPr="00EB0B51">
        <w:rPr>
          <w:rFonts w:ascii="Browallia New" w:hAnsi="Browallia New" w:cs="Browallia New"/>
          <w:spacing w:val="-4"/>
          <w:szCs w:val="28"/>
          <w:cs/>
          <w:lang w:val="en-US"/>
        </w:rPr>
        <w:t>หลักทรัพย์</w:t>
      </w:r>
    </w:p>
    <w:p w14:paraId="476A99E8" w14:textId="4D375C4A" w:rsidR="00C5189E" w:rsidRPr="00D5743A" w:rsidRDefault="00C51011" w:rsidP="00FD34AB">
      <w:pPr>
        <w:pStyle w:val="Footer"/>
        <w:tabs>
          <w:tab w:val="clear" w:pos="4153"/>
          <w:tab w:val="clear" w:pos="8306"/>
        </w:tabs>
        <w:spacing w:before="120"/>
        <w:ind w:left="1080" w:right="-46" w:hanging="540"/>
        <w:jc w:val="thaiDistribute"/>
        <w:rPr>
          <w:rFonts w:ascii="Browallia New" w:hAnsi="Browallia New" w:cs="Browallia New"/>
          <w:szCs w:val="28"/>
          <w:lang w:val="en-US"/>
        </w:rPr>
      </w:pPr>
      <w:r>
        <w:rPr>
          <w:rFonts w:ascii="Browallia New" w:hAnsi="Browallia New" w:cs="Browallia New"/>
          <w:szCs w:val="28"/>
          <w:lang w:val="en-US"/>
        </w:rPr>
        <w:t>6.10</w:t>
      </w:r>
      <w:r w:rsidR="00C5189E" w:rsidRPr="00EB0B51">
        <w:rPr>
          <w:rFonts w:ascii="Browallia New" w:hAnsi="Browallia New" w:cs="Browallia New"/>
          <w:szCs w:val="28"/>
          <w:lang w:val="en-US"/>
        </w:rPr>
        <w:tab/>
      </w:r>
      <w:r w:rsidR="00C92A12" w:rsidRPr="00EB0B51">
        <w:rPr>
          <w:rFonts w:ascii="Browallia New" w:hAnsi="Browallia New" w:cs="Browallia New"/>
          <w:szCs w:val="28"/>
          <w:cs/>
          <w:lang w:val="en-US"/>
        </w:rPr>
        <w:t>ไม่ว่ากรณีใด</w:t>
      </w:r>
      <w:r w:rsidR="000E3D71" w:rsidRPr="00EB0B51">
        <w:rPr>
          <w:rFonts w:ascii="Browallia New" w:hAnsi="Browallia New" w:cs="Browallia New"/>
          <w:szCs w:val="28"/>
          <w:cs/>
          <w:lang w:val="en-US"/>
        </w:rPr>
        <w:t xml:space="preserve"> ๆ</w:t>
      </w:r>
      <w:r w:rsidR="00C92A12" w:rsidRPr="00EB0B51">
        <w:rPr>
          <w:rFonts w:ascii="Browallia New" w:hAnsi="Browallia New" w:cs="Browallia New"/>
          <w:szCs w:val="28"/>
          <w:cs/>
          <w:lang w:val="en-US"/>
        </w:rPr>
        <w:t xml:space="preserve"> </w:t>
      </w:r>
      <w:r w:rsidR="001D159E" w:rsidRPr="00EB0B51">
        <w:rPr>
          <w:rFonts w:ascii="Browallia New" w:hAnsi="Browallia New" w:cs="Browallia New"/>
          <w:szCs w:val="28"/>
          <w:cs/>
          <w:lang w:val="en-US"/>
        </w:rPr>
        <w:t>รวมถึงกรณีตาม</w:t>
      </w:r>
      <w:r w:rsidR="005A1ECB" w:rsidRPr="00EB0B51">
        <w:rPr>
          <w:rFonts w:ascii="Browallia New" w:hAnsi="Browallia New" w:cs="Browallia New" w:hint="cs"/>
          <w:szCs w:val="28"/>
          <w:cs/>
          <w:lang w:val="en-US"/>
        </w:rPr>
        <w:t>ข้อ</w:t>
      </w:r>
      <w:r w:rsidR="001D159E" w:rsidRPr="00EB0B51">
        <w:rPr>
          <w:rFonts w:ascii="Browallia New" w:hAnsi="Browallia New" w:cs="Browallia New"/>
          <w:szCs w:val="28"/>
          <w:cs/>
          <w:lang w:val="en-US"/>
        </w:rPr>
        <w:t xml:space="preserve"> </w:t>
      </w:r>
      <w:r>
        <w:rPr>
          <w:rFonts w:ascii="Browallia New" w:hAnsi="Browallia New" w:cs="Browallia New"/>
          <w:szCs w:val="28"/>
          <w:lang w:val="en-US"/>
        </w:rPr>
        <w:t>6.9</w:t>
      </w:r>
      <w:r w:rsidR="000F2889" w:rsidRPr="00EB0B51">
        <w:rPr>
          <w:rFonts w:ascii="Browallia New" w:hAnsi="Browallia New" w:cs="Browallia New"/>
          <w:szCs w:val="28"/>
          <w:cs/>
          <w:lang w:val="en-US"/>
        </w:rPr>
        <w:t xml:space="preserve"> 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ตลาดหลักทรัพย์ไม่ต้องรับผิดชอบค่าใช้จ่ายใด</w:t>
      </w:r>
      <w:r w:rsidR="000E3D71" w:rsidRPr="00EB0B51">
        <w:rPr>
          <w:rFonts w:ascii="Browallia New" w:hAnsi="Browallia New" w:cs="Browallia New"/>
          <w:szCs w:val="28"/>
          <w:cs/>
          <w:lang w:val="en-US"/>
        </w:rPr>
        <w:t xml:space="preserve"> ๆ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 xml:space="preserve"> ของผู้เสนอ</w:t>
      </w:r>
      <w:r w:rsidR="00C5189E" w:rsidRPr="00EB0B51">
        <w:rPr>
          <w:rFonts w:ascii="Browallia New" w:hAnsi="Browallia New" w:cs="Browallia New"/>
          <w:spacing w:val="4"/>
          <w:szCs w:val="28"/>
          <w:cs/>
          <w:lang w:val="en-US"/>
        </w:rPr>
        <w:t>งาน ซึ่ง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 xml:space="preserve">รวมถึงค่าใช้จ่ายในการจัดทำและยื่นข้อเสนองานตามข้อกำหนดและขอบเขตของงานฉบับนี้ </w:t>
      </w:r>
    </w:p>
    <w:p w14:paraId="4B41ECBB" w14:textId="5FDC620A" w:rsidR="0025059E" w:rsidRPr="00D5743A" w:rsidRDefault="00C51011" w:rsidP="00FD34AB">
      <w:pPr>
        <w:pStyle w:val="Footer"/>
        <w:tabs>
          <w:tab w:val="clear" w:pos="4153"/>
          <w:tab w:val="clear" w:pos="8306"/>
        </w:tabs>
        <w:spacing w:before="120"/>
        <w:ind w:left="1080" w:right="-46" w:hanging="540"/>
        <w:jc w:val="thaiDistribute"/>
        <w:rPr>
          <w:rFonts w:ascii="Browallia New" w:hAnsi="Browallia New" w:cs="Browallia New"/>
          <w:szCs w:val="28"/>
        </w:rPr>
      </w:pPr>
      <w:r>
        <w:rPr>
          <w:rFonts w:ascii="Browallia New" w:hAnsi="Browallia New" w:cs="Browallia New"/>
          <w:szCs w:val="28"/>
          <w:lang w:val="en-US"/>
        </w:rPr>
        <w:t>6.11</w:t>
      </w:r>
      <w:r w:rsidR="00C5189E" w:rsidRPr="00EB0B51">
        <w:rPr>
          <w:rFonts w:ascii="Browallia New" w:hAnsi="Browallia New" w:cs="Browallia New"/>
          <w:szCs w:val="28"/>
          <w:lang w:val="en-US"/>
        </w:rPr>
        <w:tab/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การที่ตลาดหลักทรัพย์ต่อรอง ตกลงราคา หรือตกลงเรื่องอื่นใดภายหลังการประกวดราคา ไม่มีผลให้</w:t>
      </w:r>
      <w:r w:rsidR="00CA62E1" w:rsidRPr="00EB0B51">
        <w:rPr>
          <w:rFonts w:ascii="Browallia New" w:hAnsi="Browallia New" w:cs="Browallia New"/>
          <w:szCs w:val="28"/>
          <w:cs/>
          <w:lang w:val="en-US"/>
        </w:rPr>
        <w:br/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ผู้เสนองานพ้นความผูกพันใด</w:t>
      </w:r>
      <w:r w:rsidR="000E3D71" w:rsidRPr="00EB0B51">
        <w:rPr>
          <w:rFonts w:ascii="Browallia New" w:hAnsi="Browallia New" w:cs="Browallia New"/>
          <w:szCs w:val="28"/>
          <w:cs/>
          <w:lang w:val="en-US"/>
        </w:rPr>
        <w:t xml:space="preserve"> ๆ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 xml:space="preserve"> ที่ตนมีต่อตลาดหลักทรัพย์ตามใบเสนอราคานั้น</w:t>
      </w:r>
      <w:r w:rsidR="0025059E" w:rsidRPr="00EB0B51">
        <w:rPr>
          <w:rFonts w:ascii="Browallia New" w:hAnsi="Browallia New" w:cs="Browallia New"/>
          <w:szCs w:val="28"/>
          <w:cs/>
          <w:lang w:val="en-US"/>
        </w:rPr>
        <w:t xml:space="preserve"> </w:t>
      </w:r>
    </w:p>
    <w:p w14:paraId="182E8005" w14:textId="63D48479" w:rsidR="00C5189E" w:rsidRPr="00D5743A" w:rsidRDefault="00C51011" w:rsidP="00131B9E">
      <w:pPr>
        <w:spacing w:before="120" w:after="0" w:line="240" w:lineRule="auto"/>
        <w:ind w:left="1080" w:hanging="540"/>
        <w:jc w:val="thaiDistribute"/>
      </w:pPr>
      <w:r>
        <w:t>6.12</w:t>
      </w:r>
      <w:r w:rsidR="001A5C6A" w:rsidRPr="00EB0B51">
        <w:tab/>
      </w:r>
      <w:r w:rsidR="001A5C6A" w:rsidRPr="00EB0B51">
        <w:rPr>
          <w:spacing w:val="8"/>
          <w:cs/>
        </w:rPr>
        <w:t xml:space="preserve">หากตลาดหลักทรัพย์ไม่สามารถเจรจาต่อรองสัญญาตามข้อ </w:t>
      </w:r>
      <w:r>
        <w:rPr>
          <w:spacing w:val="8"/>
        </w:rPr>
        <w:t>7</w:t>
      </w:r>
      <w:r w:rsidR="001A5C6A" w:rsidRPr="00EB0B51">
        <w:rPr>
          <w:spacing w:val="8"/>
          <w:cs/>
        </w:rPr>
        <w:t xml:space="preserve"> กับผู้ชนะการประกวดราคาได้ ตลาด</w:t>
      </w:r>
      <w:r w:rsidR="001A5C6A" w:rsidRPr="00EB0B51">
        <w:rPr>
          <w:cs/>
        </w:rPr>
        <w:t>หลักทรัพย์อาจพิจารณาเรียกผู้เสนอ</w:t>
      </w:r>
      <w:r w:rsidR="001613B6">
        <w:rPr>
          <w:rFonts w:hint="cs"/>
          <w:cs/>
        </w:rPr>
        <w:t>งาน</w:t>
      </w:r>
      <w:r w:rsidR="001A5C6A" w:rsidRPr="00EB0B51">
        <w:rPr>
          <w:cs/>
        </w:rPr>
        <w:t xml:space="preserve">รายอื่นที่มีข้อเสนอด้านราคาที่ดีที่สุดรายถัดไปมาเจรจาต่อรองแทนก็ได้ </w:t>
      </w:r>
    </w:p>
    <w:p w14:paraId="6B6FC57C" w14:textId="77777777" w:rsidR="0078092B" w:rsidRPr="00EB0B51" w:rsidRDefault="0078092B" w:rsidP="00826856">
      <w:pPr>
        <w:pStyle w:val="Footer"/>
        <w:tabs>
          <w:tab w:val="clear" w:pos="4153"/>
          <w:tab w:val="clear" w:pos="8306"/>
          <w:tab w:val="right" w:pos="0"/>
        </w:tabs>
        <w:ind w:left="1094" w:hanging="547"/>
        <w:jc w:val="thaiDistribute"/>
        <w:rPr>
          <w:rFonts w:ascii="Browallia New" w:hAnsi="Browallia New" w:cs="Browallia New"/>
          <w:szCs w:val="28"/>
          <w:cs/>
          <w:lang w:val="en-US"/>
        </w:rPr>
      </w:pPr>
    </w:p>
    <w:p w14:paraId="39F82114" w14:textId="6AEB035A" w:rsidR="0094578F" w:rsidRPr="00EB0B51" w:rsidRDefault="00C51011" w:rsidP="00554409">
      <w:pPr>
        <w:spacing w:after="0" w:line="240" w:lineRule="auto"/>
        <w:ind w:left="567" w:hanging="567"/>
        <w:jc w:val="thaiDistribute"/>
        <w:rPr>
          <w:b/>
          <w:bCs/>
          <w:cs/>
        </w:rPr>
      </w:pPr>
      <w:r>
        <w:rPr>
          <w:b/>
          <w:bCs/>
        </w:rPr>
        <w:t>7</w:t>
      </w:r>
      <w:r w:rsidR="0086642C" w:rsidRPr="00EB0B51">
        <w:rPr>
          <w:b/>
          <w:bCs/>
        </w:rPr>
        <w:t>.</w:t>
      </w:r>
      <w:r w:rsidR="0086642C" w:rsidRPr="00EB0B51">
        <w:rPr>
          <w:b/>
          <w:bCs/>
        </w:rPr>
        <w:tab/>
      </w:r>
      <w:r w:rsidR="0094578F" w:rsidRPr="00EB0B51">
        <w:rPr>
          <w:b/>
          <w:bCs/>
          <w:cs/>
        </w:rPr>
        <w:t>เงื่อนไขของสัญญา</w:t>
      </w:r>
    </w:p>
    <w:p w14:paraId="2384928B" w14:textId="272770F6" w:rsidR="00627732" w:rsidRPr="00D5743A" w:rsidRDefault="00C1683D" w:rsidP="008531F3">
      <w:pPr>
        <w:spacing w:before="120" w:after="0" w:line="240" w:lineRule="auto"/>
        <w:ind w:left="562"/>
        <w:jc w:val="thaiDistribute"/>
      </w:pPr>
      <w:r w:rsidRPr="00EB0B51">
        <w:rPr>
          <w:cs/>
        </w:rPr>
        <w:t>ผู้เสนองานที่ได้รับการคัดเลือกเป็นผู้ชนะการประกวดราคาและได้รับ</w:t>
      </w:r>
      <w:r w:rsidR="00B5034F" w:rsidRPr="00EB0B51">
        <w:rPr>
          <w:cs/>
        </w:rPr>
        <w:t>แจ้ง</w:t>
      </w:r>
      <w:r w:rsidRPr="00EB0B51">
        <w:rPr>
          <w:cs/>
        </w:rPr>
        <w:t>จากตลาดหลักทรัพย์ให้</w:t>
      </w:r>
      <w:r w:rsidR="009A5DA4" w:rsidRPr="00EB0B51">
        <w:rPr>
          <w:cs/>
        </w:rPr>
        <w:t>ลงนามใน</w:t>
      </w:r>
      <w:r w:rsidR="00B5034F" w:rsidRPr="00EB0B51">
        <w:rPr>
          <w:cs/>
        </w:rPr>
        <w:t>หนังสือแจ้งตามแบบที่ตลาดหลักทรัพย์กำหนด</w:t>
      </w:r>
      <w:r w:rsidR="002A06C7">
        <w:rPr>
          <w:rFonts w:hint="cs"/>
          <w:cs/>
        </w:rPr>
        <w:t xml:space="preserve"> จะต้องนำ</w:t>
      </w:r>
      <w:r w:rsidR="009A5DA4" w:rsidRPr="00EB0B51">
        <w:rPr>
          <w:cs/>
        </w:rPr>
        <w:t>ส่ง</w:t>
      </w:r>
      <w:r w:rsidR="002A06C7">
        <w:rPr>
          <w:rFonts w:hint="cs"/>
          <w:cs/>
        </w:rPr>
        <w:t>หนังสือแจ้งดังกล่าว</w:t>
      </w:r>
      <w:r w:rsidR="009A5DA4" w:rsidRPr="00EB0B51">
        <w:rPr>
          <w:cs/>
        </w:rPr>
        <w:t xml:space="preserve">มากลับมายังตลาดหลักทรัพย์ ภายใน </w:t>
      </w:r>
      <w:r w:rsidR="009B61F6" w:rsidRPr="00D5743A">
        <w:t>7</w:t>
      </w:r>
      <w:r w:rsidR="009A5DA4" w:rsidRPr="00EB0B51">
        <w:t xml:space="preserve"> </w:t>
      </w:r>
      <w:r w:rsidR="00627732" w:rsidRPr="00EB0B51">
        <w:t>(</w:t>
      </w:r>
      <w:r w:rsidR="00627732" w:rsidRPr="00EB0B51">
        <w:rPr>
          <w:cs/>
        </w:rPr>
        <w:t xml:space="preserve">เจ็ด) </w:t>
      </w:r>
      <w:r w:rsidR="009A5DA4" w:rsidRPr="00EB0B51">
        <w:rPr>
          <w:cs/>
        </w:rPr>
        <w:t>วัน นับตั้งแต่วันที่ได้รับ</w:t>
      </w:r>
      <w:r w:rsidR="00B5034F" w:rsidRPr="00EB0B51">
        <w:rPr>
          <w:cs/>
        </w:rPr>
        <w:t>หนังสือแจ้งดังกล่าว</w:t>
      </w:r>
      <w:r w:rsidR="009A5DA4" w:rsidRPr="00EB0B51">
        <w:rPr>
          <w:cs/>
        </w:rPr>
        <w:t>จากตลาดหลักทรัพย์</w:t>
      </w:r>
      <w:r w:rsidR="00AC1FA9" w:rsidRPr="00EB0B51">
        <w:rPr>
          <w:cs/>
        </w:rPr>
        <w:t xml:space="preserve"> หาก</w:t>
      </w:r>
      <w:r w:rsidR="005A1ECB" w:rsidRPr="00EB0B51">
        <w:rPr>
          <w:cs/>
        </w:rPr>
        <w:t>ผู้เสนองานที่ได้รับการคัดเลือกเป็น</w:t>
      </w:r>
      <w:r w:rsidR="005A1ECB" w:rsidRPr="00EB0B51">
        <w:rPr>
          <w:spacing w:val="2"/>
          <w:cs/>
        </w:rPr>
        <w:t>ผู้ชนะการประกวดราคา</w:t>
      </w:r>
      <w:r w:rsidR="00AC1FA9" w:rsidRPr="00EB0B51">
        <w:rPr>
          <w:spacing w:val="2"/>
          <w:cs/>
        </w:rPr>
        <w:t>มิได้ดำเนินการลงนามและนำส่งกลับมายังตลาดหลักทรัพย์ภายในระยะเวลาดังกล่าว ให้</w:t>
      </w:r>
      <w:r w:rsidR="00AC1FA9" w:rsidRPr="00EB0B51">
        <w:rPr>
          <w:cs/>
        </w:rPr>
        <w:t>ถือว่า</w:t>
      </w:r>
      <w:r w:rsidR="005A1ECB" w:rsidRPr="00EB0B51">
        <w:rPr>
          <w:cs/>
        </w:rPr>
        <w:t>ผู้เสนองานที่ได้รับการคัดเลือกเป็นผู้ชนะการประกวดราคา</w:t>
      </w:r>
      <w:r w:rsidR="00927A92">
        <w:rPr>
          <w:rFonts w:hint="cs"/>
          <w:cs/>
        </w:rPr>
        <w:t>ดังกล่าว</w:t>
      </w:r>
      <w:r w:rsidR="00AC1FA9" w:rsidRPr="00EB0B51">
        <w:rPr>
          <w:cs/>
        </w:rPr>
        <w:t>ได้ตกลงและยอมรับเงื่อนไขต่าง ๆ ที่ระบุเอาไว้ใน</w:t>
      </w:r>
      <w:r w:rsidR="00B5034F" w:rsidRPr="00EB0B51">
        <w:rPr>
          <w:cs/>
        </w:rPr>
        <w:t xml:space="preserve">หนังสือดังกล่าว </w:t>
      </w:r>
    </w:p>
    <w:p w14:paraId="13243189" w14:textId="4DBA01A3" w:rsidR="000A6343" w:rsidRPr="00D5743A" w:rsidRDefault="007333E9" w:rsidP="008531F3">
      <w:pPr>
        <w:spacing w:before="120" w:after="0" w:line="240" w:lineRule="auto"/>
        <w:ind w:left="562"/>
        <w:jc w:val="thaiDistribute"/>
      </w:pPr>
      <w:r w:rsidRPr="00EB0B51">
        <w:rPr>
          <w:cs/>
        </w:rPr>
        <w:t>นอกจากนี้</w:t>
      </w:r>
      <w:r w:rsidR="003E2396" w:rsidRPr="00EB0B51">
        <w:rPr>
          <w:cs/>
        </w:rPr>
        <w:t xml:space="preserve"> </w:t>
      </w:r>
      <w:r w:rsidR="000A6343" w:rsidRPr="00EB0B51">
        <w:rPr>
          <w:cs/>
        </w:rPr>
        <w:t>ผู้เสนองานที่ได้รับการคัดเลือกเป็นผู้ชนะการประกวดราคา</w:t>
      </w:r>
      <w:bookmarkStart w:id="73" w:name="_Hlk96429950"/>
      <w:r w:rsidR="00AC1FA9" w:rsidRPr="00EB0B51">
        <w:rPr>
          <w:cs/>
        </w:rPr>
        <w:t>จะต้อง</w:t>
      </w:r>
      <w:r w:rsidR="00BC64BF" w:rsidRPr="00EB0B51">
        <w:rPr>
          <w:cs/>
        </w:rPr>
        <w:t>เข้าทำสั</w:t>
      </w:r>
      <w:r w:rsidR="00C1683D" w:rsidRPr="00EB0B51">
        <w:rPr>
          <w:cs/>
        </w:rPr>
        <w:t xml:space="preserve">ญญาและข้อตกลงอื่นใดที่เกี่ยวข้องกับการปฏิบัติงาน รวมถึงสัญญาประมวลผลข้อมูลส่วนบุคคลตามแบบที่ตลาดหลักทรัพย์กำหนด ภายใน </w:t>
      </w:r>
      <w:r w:rsidR="00AA5CA6" w:rsidRPr="00D5743A">
        <w:t>30</w:t>
      </w:r>
      <w:r w:rsidR="00C1683D" w:rsidRPr="00EB0B51">
        <w:t xml:space="preserve"> (</w:t>
      </w:r>
      <w:r w:rsidR="00C1683D" w:rsidRPr="00EB0B51">
        <w:rPr>
          <w:cs/>
        </w:rPr>
        <w:t>สามสิบ) วัน นับแต่วันที่ตลาดหลักทรัพย์ได้แจ้งให้</w:t>
      </w:r>
      <w:r w:rsidR="00B5034F" w:rsidRPr="00EB0B51">
        <w:rPr>
          <w:cs/>
        </w:rPr>
        <w:t>เข้าทำสัญญา</w:t>
      </w:r>
      <w:r w:rsidR="00C1683D" w:rsidRPr="00EB0B51">
        <w:rPr>
          <w:cs/>
        </w:rPr>
        <w:t>หรือภายในระยะเวลาที่</w:t>
      </w:r>
      <w:r w:rsidR="00B5034F" w:rsidRPr="00EB0B51">
        <w:rPr>
          <w:cs/>
        </w:rPr>
        <w:t xml:space="preserve"> </w:t>
      </w:r>
      <w:r w:rsidR="00B81DDC">
        <w:rPr>
          <w:cs/>
        </w:rPr>
        <w:br/>
      </w:r>
      <w:r w:rsidR="00C1683D" w:rsidRPr="00EB0B51">
        <w:rPr>
          <w:cs/>
        </w:rPr>
        <w:t xml:space="preserve">ตลาดหลักทรัพย์เห็นสมควร </w:t>
      </w:r>
      <w:bookmarkEnd w:id="73"/>
      <w:r w:rsidR="00C1683D" w:rsidRPr="00EB0B51">
        <w:rPr>
          <w:cs/>
        </w:rPr>
        <w:t>เว้นแต่ในกรณีที่เกิดเหตุสุดวิสัยหรือมีเหตุอื่นใดตามที่ตลาดหลักทรัพย์เห็นสมควร</w:t>
      </w:r>
      <w:r w:rsidR="00473811" w:rsidRPr="00EB0B51">
        <w:rPr>
          <w:cs/>
        </w:rPr>
        <w:t xml:space="preserve"> </w:t>
      </w:r>
      <w:r w:rsidR="00C82E3C" w:rsidRPr="00EB0B51">
        <w:rPr>
          <w:cs/>
        </w:rPr>
        <w:t>โดย</w:t>
      </w:r>
      <w:r w:rsidR="00C1683D" w:rsidRPr="00EB0B51">
        <w:rPr>
          <w:cs/>
        </w:rPr>
        <w:t>ตลาดหลักทรัพย์สงวนสิทธิ์ที่จะเปลี่ยนแปลงหรือเลื่อนระยะเวลาการเข้าทำสัญญากับ</w:t>
      </w:r>
      <w:r w:rsidR="00927A92" w:rsidRPr="00EB0B51">
        <w:rPr>
          <w:cs/>
        </w:rPr>
        <w:t>ผู้เสนองานที่ได้รับการคัดเลือกเป็น</w:t>
      </w:r>
      <w:r w:rsidR="00C1683D" w:rsidRPr="00EB0B51">
        <w:rPr>
          <w:cs/>
        </w:rPr>
        <w:t xml:space="preserve">ผู้ชนะการประกวดราคา </w:t>
      </w:r>
      <w:r w:rsidR="00B5034F" w:rsidRPr="00EB0B51">
        <w:rPr>
          <w:cs/>
        </w:rPr>
        <w:t>ทั้งนี้</w:t>
      </w:r>
      <w:r w:rsidR="00C82E3C" w:rsidRPr="00EB0B51">
        <w:rPr>
          <w:cs/>
        </w:rPr>
        <w:t xml:space="preserve"> </w:t>
      </w:r>
      <w:r w:rsidR="00C1683D" w:rsidRPr="00EB0B51">
        <w:rPr>
          <w:cs/>
        </w:rPr>
        <w:t>ผู้เสนองานที่ได้รับการคัดเลือกเป็นผู้ชนะการประกวดราคาตก</w:t>
      </w:r>
      <w:r w:rsidR="00C1683D" w:rsidRPr="00927A92">
        <w:rPr>
          <w:spacing w:val="4"/>
          <w:cs/>
        </w:rPr>
        <w:t>ลงจะไม่เรียกร้องค่าเสียหายใด ๆ จากตลาดหลักทรัพย์</w:t>
      </w:r>
      <w:r w:rsidR="00627732" w:rsidRPr="00927A92">
        <w:rPr>
          <w:spacing w:val="4"/>
          <w:cs/>
        </w:rPr>
        <w:t xml:space="preserve"> </w:t>
      </w:r>
      <w:r w:rsidRPr="00927A92">
        <w:rPr>
          <w:spacing w:val="4"/>
          <w:cs/>
        </w:rPr>
        <w:t>สำหรับ</w:t>
      </w:r>
      <w:r w:rsidR="00627732" w:rsidRPr="00927A92">
        <w:rPr>
          <w:spacing w:val="4"/>
          <w:cs/>
        </w:rPr>
        <w:t>ใน</w:t>
      </w:r>
      <w:r w:rsidR="000A6343" w:rsidRPr="00927A92">
        <w:rPr>
          <w:spacing w:val="4"/>
          <w:cs/>
        </w:rPr>
        <w:t>กรณีที่ไม่มีการทำสัญญาตามแบบที่ตลาด</w:t>
      </w:r>
      <w:r w:rsidR="000A6343" w:rsidRPr="00EB0B51">
        <w:rPr>
          <w:cs/>
        </w:rPr>
        <w:lastRenderedPageBreak/>
        <w:t>หลักทรัพย์กำหนด</w:t>
      </w:r>
      <w:r w:rsidR="00927A92">
        <w:rPr>
          <w:rFonts w:hint="cs"/>
          <w:cs/>
        </w:rPr>
        <w:t xml:space="preserve"> </w:t>
      </w:r>
      <w:r w:rsidR="000A6343" w:rsidRPr="00EB0B51">
        <w:rPr>
          <w:cs/>
        </w:rPr>
        <w:t>ไม่ว่าด้วยเหตุใด ๆ</w:t>
      </w:r>
      <w:r w:rsidR="00CA7077" w:rsidRPr="00EB0B51">
        <w:rPr>
          <w:cs/>
        </w:rPr>
        <w:t xml:space="preserve"> ผู้เสนองานที่ได้รับการคัดเลือกเป็นผู้ชนะการประกวดราคาตกลงแ</w:t>
      </w:r>
      <w:r w:rsidR="00CA7077" w:rsidRPr="00927A92">
        <w:rPr>
          <w:spacing w:val="-2"/>
          <w:cs/>
        </w:rPr>
        <w:t>ละยอมรับเงื่อนไขที่เป็นสาระสำคัญดังที่ระบุไว้ในข้อนี้ และให้ถือเป็นส่วนหนึ่งของเงื่อนไขในการป</w:t>
      </w:r>
      <w:r w:rsidR="00AC276D">
        <w:rPr>
          <w:rFonts w:hint="cs"/>
          <w:spacing w:val="-2"/>
          <w:cs/>
        </w:rPr>
        <w:t>ฏิ</w:t>
      </w:r>
      <w:r w:rsidR="00CA7077" w:rsidRPr="00927A92">
        <w:rPr>
          <w:spacing w:val="-2"/>
          <w:cs/>
        </w:rPr>
        <w:t>บัติงานด้วย</w:t>
      </w:r>
      <w:r w:rsidR="000A6343" w:rsidRPr="00EB0B51">
        <w:rPr>
          <w:cs/>
        </w:rPr>
        <w:t xml:space="preserve"> </w:t>
      </w:r>
    </w:p>
    <w:p w14:paraId="28D27832" w14:textId="13F15B2F" w:rsidR="00C1683D" w:rsidRDefault="00C1683D" w:rsidP="00554409">
      <w:pPr>
        <w:spacing w:before="120" w:line="240" w:lineRule="auto"/>
        <w:ind w:left="567" w:hanging="2"/>
        <w:jc w:val="thaiDistribute"/>
        <w:rPr>
          <w:rFonts w:eastAsia="Times New Roman"/>
        </w:rPr>
      </w:pPr>
      <w:r w:rsidRPr="00EB0B51">
        <w:rPr>
          <w:cs/>
        </w:rPr>
        <w:t>แบบของสัญญาที่เกี่ยวข้องกับการปฏิบัติงาน</w:t>
      </w:r>
      <w:r w:rsidR="00A271BD" w:rsidRPr="00EB0B51">
        <w:rPr>
          <w:cs/>
        </w:rPr>
        <w:t>ตามที่</w:t>
      </w:r>
      <w:r w:rsidRPr="00EB0B51">
        <w:rPr>
          <w:cs/>
        </w:rPr>
        <w:t xml:space="preserve">ตลาดหลักทรัพย์กำหนดจะมีสาระสำคัญอย่างน้อยในเรื่องดังต่อไปนี้ </w:t>
      </w:r>
    </w:p>
    <w:p w14:paraId="2D43DC63" w14:textId="77777777" w:rsidR="00EC097F" w:rsidRPr="00EB0B51" w:rsidRDefault="00EC097F" w:rsidP="00554409">
      <w:pPr>
        <w:spacing w:before="120" w:line="240" w:lineRule="auto"/>
        <w:ind w:left="567" w:hanging="2"/>
        <w:jc w:val="thaiDistribute"/>
        <w:rPr>
          <w:rFonts w:eastAsia="Times New Roman"/>
          <w:cs/>
        </w:rPr>
      </w:pPr>
    </w:p>
    <w:p w14:paraId="1EB30A69" w14:textId="73AF68AD" w:rsidR="0094578F" w:rsidRPr="00D5743A" w:rsidRDefault="003A76DC" w:rsidP="00F6704A">
      <w:pPr>
        <w:spacing w:before="120" w:after="0" w:line="240" w:lineRule="auto"/>
        <w:ind w:left="1077" w:hanging="510"/>
        <w:jc w:val="thaiDistribute"/>
        <w:rPr>
          <w:b/>
          <w:bCs/>
        </w:rPr>
      </w:pPr>
      <w:r>
        <w:rPr>
          <w:b/>
          <w:bCs/>
        </w:rPr>
        <w:t>7</w:t>
      </w:r>
      <w:r w:rsidR="0094578F" w:rsidRPr="00EB0B51">
        <w:rPr>
          <w:b/>
          <w:bCs/>
        </w:rPr>
        <w:t>.1</w:t>
      </w:r>
      <w:r w:rsidR="00A05D10" w:rsidRPr="00EB0B51">
        <w:rPr>
          <w:b/>
          <w:bCs/>
        </w:rPr>
        <w:tab/>
      </w:r>
      <w:r w:rsidR="0094578F" w:rsidRPr="00EB0B51">
        <w:rPr>
          <w:b/>
          <w:bCs/>
          <w:cs/>
        </w:rPr>
        <w:t>ค่าตอบแทน</w:t>
      </w:r>
      <w:r w:rsidR="001A5C6A" w:rsidRPr="00EB0B51">
        <w:rPr>
          <w:b/>
          <w:bCs/>
          <w:cs/>
        </w:rPr>
        <w:t>ตามสัญญา</w:t>
      </w:r>
    </w:p>
    <w:p w14:paraId="55A330CA" w14:textId="6DC1AB2C" w:rsidR="00414AFC" w:rsidRPr="00000101" w:rsidRDefault="003A76DC" w:rsidP="00000101">
      <w:pPr>
        <w:spacing w:before="120" w:after="0" w:line="240" w:lineRule="auto"/>
        <w:ind w:left="1800" w:hanging="720"/>
        <w:jc w:val="thaiDistribute"/>
      </w:pPr>
      <w:r>
        <w:rPr>
          <w:spacing w:val="4"/>
        </w:rPr>
        <w:t>7.1.1</w:t>
      </w:r>
      <w:r>
        <w:rPr>
          <w:spacing w:val="4"/>
        </w:rPr>
        <w:tab/>
      </w:r>
      <w:r w:rsidR="00414AFC" w:rsidRPr="00000101">
        <w:rPr>
          <w:cs/>
        </w:rPr>
        <w:t>ตลาดหลักทรัพย์ตกลงชำระค่าตอบแทน</w:t>
      </w:r>
      <w:r w:rsidR="0012428A" w:rsidRPr="00000101">
        <w:rPr>
          <w:rFonts w:hint="cs"/>
          <w:cs/>
        </w:rPr>
        <w:t>ตามสัญญา</w:t>
      </w:r>
      <w:r w:rsidR="001A5C6A" w:rsidRPr="00000101">
        <w:rPr>
          <w:cs/>
        </w:rPr>
        <w:t>ให้แก่บริษัท</w:t>
      </w:r>
      <w:r w:rsidR="00414AFC" w:rsidRPr="00000101">
        <w:rPr>
          <w:cs/>
        </w:rPr>
        <w:t>สำหรับการปฏิบัติงานตามสัญญา</w:t>
      </w:r>
      <w:r w:rsidR="001A5C6A" w:rsidRPr="00000101">
        <w:rPr>
          <w:cs/>
        </w:rPr>
        <w:t>อย่างถูกต้องของบริษัทตาม</w:t>
      </w:r>
      <w:r w:rsidR="0012428A" w:rsidRPr="00000101">
        <w:rPr>
          <w:rFonts w:hint="cs"/>
          <w:cs/>
        </w:rPr>
        <w:t>อัตรา</w:t>
      </w:r>
      <w:r w:rsidR="001A5C6A" w:rsidRPr="00000101">
        <w:rPr>
          <w:cs/>
        </w:rPr>
        <w:t>ที่กำหนดไว้ในสัญญา</w:t>
      </w:r>
      <w:r w:rsidR="0026737C">
        <w:rPr>
          <w:rFonts w:hint="cs"/>
          <w:cs/>
        </w:rPr>
        <w:t xml:space="preserve"> </w:t>
      </w:r>
      <w:r w:rsidR="0026737C">
        <w:t>(“</w:t>
      </w:r>
      <w:r w:rsidR="0026737C" w:rsidRPr="00D02C33">
        <w:rPr>
          <w:rFonts w:hint="cs"/>
          <w:b/>
          <w:bCs/>
          <w:cs/>
        </w:rPr>
        <w:t>ค่าตอบแทนตามสัญญา</w:t>
      </w:r>
      <w:r w:rsidR="0026737C">
        <w:t>”)</w:t>
      </w:r>
    </w:p>
    <w:p w14:paraId="70939CA2" w14:textId="2E0C57A8" w:rsidR="006B26C0" w:rsidRPr="00000101" w:rsidRDefault="00414AFC" w:rsidP="003A76DC">
      <w:pPr>
        <w:spacing w:before="120" w:after="0" w:line="240" w:lineRule="auto"/>
        <w:ind w:left="1800"/>
        <w:jc w:val="thaiDistribute"/>
        <w:rPr>
          <w:rStyle w:val="PageNumber"/>
          <w:cs/>
        </w:rPr>
      </w:pPr>
      <w:r w:rsidRPr="00000101">
        <w:rPr>
          <w:rStyle w:val="PageNumber"/>
          <w:cs/>
        </w:rPr>
        <w:t>ค่าตอบแทน</w:t>
      </w:r>
      <w:r w:rsidR="0012428A" w:rsidRPr="00000101">
        <w:rPr>
          <w:rStyle w:val="PageNumber"/>
          <w:rFonts w:hint="cs"/>
          <w:cs/>
        </w:rPr>
        <w:t>ตามสัญญา</w:t>
      </w:r>
      <w:r w:rsidRPr="00000101">
        <w:rPr>
          <w:rStyle w:val="PageNumber"/>
          <w:cs/>
        </w:rPr>
        <w:t>เป็นอัตราเหมาจ่าย</w:t>
      </w:r>
      <w:r w:rsidR="001A5C6A" w:rsidRPr="00000101">
        <w:rPr>
          <w:cs/>
        </w:rPr>
        <w:t>ตลอดระยะเวลาของสัญญา</w:t>
      </w:r>
      <w:r w:rsidRPr="00000101">
        <w:rPr>
          <w:rStyle w:val="PageNumber"/>
          <w:cs/>
        </w:rPr>
        <w:t>ที่รวม</w:t>
      </w:r>
      <w:r w:rsidR="003C7D76" w:rsidRPr="00000101">
        <w:rPr>
          <w:rStyle w:val="PageNumber"/>
          <w:cs/>
        </w:rPr>
        <w:t>ค่าอนุญาตให้ใช้สิทธิใน</w:t>
      </w:r>
      <w:r w:rsidR="003C7D76" w:rsidRPr="00000101">
        <w:rPr>
          <w:cs/>
        </w:rPr>
        <w:t>ซอฟต์แวร์</w:t>
      </w:r>
      <w:r w:rsidR="003C7D76" w:rsidRPr="00000101">
        <w:rPr>
          <w:rStyle w:val="PageNumber"/>
          <w:cs/>
        </w:rPr>
        <w:t xml:space="preserve"> </w:t>
      </w:r>
      <w:r w:rsidR="003C7D76" w:rsidRPr="00000101">
        <w:rPr>
          <w:cs/>
        </w:rPr>
        <w:t>(</w:t>
      </w:r>
      <w:r w:rsidR="003C7D76" w:rsidRPr="00000101">
        <w:t>Software License)</w:t>
      </w:r>
      <w:r w:rsidR="003C7D76" w:rsidRPr="00000101">
        <w:rPr>
          <w:rStyle w:val="PageNumber"/>
        </w:rPr>
        <w:t xml:space="preserve"> </w:t>
      </w:r>
      <w:r w:rsidR="003C7D76" w:rsidRPr="00000101">
        <w:rPr>
          <w:rStyle w:val="PageNumber"/>
          <w:cs/>
        </w:rPr>
        <w:t xml:space="preserve">ที่เกี่ยวข้อง </w:t>
      </w:r>
      <w:r w:rsidR="001E1B55" w:rsidRPr="00000101">
        <w:rPr>
          <w:rStyle w:val="PageNumber"/>
          <w:cs/>
        </w:rPr>
        <w:t xml:space="preserve">(ถ้ามี) </w:t>
      </w:r>
      <w:r w:rsidR="003C7D76" w:rsidRPr="00000101">
        <w:rPr>
          <w:rStyle w:val="PageNumber"/>
          <w:cs/>
        </w:rPr>
        <w:t xml:space="preserve">ตลอดจนค่าบำรุงรักษาอุปกรณ์ </w:t>
      </w:r>
      <w:r w:rsidRPr="00000101">
        <w:rPr>
          <w:rStyle w:val="PageNumber"/>
          <w:cs/>
        </w:rPr>
        <w:t xml:space="preserve">ค่าแรงงาน </w:t>
      </w:r>
      <w:r w:rsidR="009B61BA" w:rsidRPr="00000101">
        <w:rPr>
          <w:rStyle w:val="Emphasis"/>
          <w:i w:val="0"/>
          <w:iCs w:val="0"/>
          <w:cs/>
        </w:rPr>
        <w:t>ค่าสวัสดิการ</w:t>
      </w:r>
      <w:r w:rsidR="009B61BA" w:rsidRPr="00000101">
        <w:rPr>
          <w:rStyle w:val="Emphasis"/>
          <w:cs/>
        </w:rPr>
        <w:t xml:space="preserve"> </w:t>
      </w:r>
      <w:r w:rsidRPr="00000101">
        <w:rPr>
          <w:rStyle w:val="PageNumber"/>
          <w:cs/>
        </w:rPr>
        <w:t xml:space="preserve">ค่าวัสดุ </w:t>
      </w:r>
      <w:r w:rsidR="00991CCB" w:rsidRPr="00000101">
        <w:rPr>
          <w:rStyle w:val="PageNumber"/>
          <w:cs/>
        </w:rPr>
        <w:t>ค่า</w:t>
      </w:r>
      <w:r w:rsidRPr="00000101">
        <w:rPr>
          <w:rStyle w:val="PageNumber"/>
          <w:cs/>
        </w:rPr>
        <w:t xml:space="preserve">อุปกรณ์ </w:t>
      </w:r>
      <w:r w:rsidR="001E1B55" w:rsidRPr="00000101">
        <w:rPr>
          <w:rStyle w:val="PageNumber"/>
          <w:cs/>
        </w:rPr>
        <w:t xml:space="preserve">ค่าอุปกรณ์ทดแทนหรืออะไหล่ </w:t>
      </w:r>
      <w:r w:rsidRPr="00000101">
        <w:rPr>
          <w:rStyle w:val="PageNumber"/>
          <w:cs/>
        </w:rPr>
        <w:t xml:space="preserve">ค่าพาหนะ ค่าขนส่ง </w:t>
      </w:r>
      <w:r w:rsidR="001E1B55" w:rsidRPr="00000101">
        <w:rPr>
          <w:rStyle w:val="PageNumber"/>
          <w:cs/>
        </w:rPr>
        <w:t xml:space="preserve">ค่าบริหารจัดการ ค่าโทรศัพท์สื่อสาร ค่าฝึกอบรม </w:t>
      </w:r>
      <w:r w:rsidRPr="00000101">
        <w:rPr>
          <w:rStyle w:val="PageNumber"/>
          <w:cs/>
        </w:rPr>
        <w:t>ค่าภาษีอากรที่เกี่ยวข้อง ค่า</w:t>
      </w:r>
      <w:r w:rsidRPr="00B11751">
        <w:rPr>
          <w:cs/>
        </w:rPr>
        <w:t>ดำเนินการ</w:t>
      </w:r>
      <w:r w:rsidRPr="003A76DC">
        <w:rPr>
          <w:rStyle w:val="PageNumber"/>
          <w:cs/>
        </w:rPr>
        <w:t>และค่าใช้จ่ายอื่นใดทั้งหมดที่เกี่ยวข้องกับการปฏิบัติงานตามสัญญา</w:t>
      </w:r>
      <w:r w:rsidR="0012428A" w:rsidRPr="003A76DC">
        <w:rPr>
          <w:rStyle w:val="PageNumber"/>
          <w:cs/>
        </w:rPr>
        <w:t>ตลอดระยะเวลาของสัญญา</w:t>
      </w:r>
      <w:r w:rsidRPr="003A76DC">
        <w:rPr>
          <w:rStyle w:val="PageNumber"/>
          <w:cs/>
        </w:rPr>
        <w:t>นี้ แต่ไม่รวมค่าอากรแสตมป์ซึ่ง</w:t>
      </w:r>
      <w:r w:rsidR="000F2889" w:rsidRPr="003A76DC">
        <w:rPr>
          <w:cs/>
        </w:rPr>
        <w:t>บริษัท</w:t>
      </w:r>
      <w:r w:rsidRPr="003A76DC">
        <w:rPr>
          <w:rStyle w:val="PageNumber"/>
          <w:cs/>
        </w:rPr>
        <w:t xml:space="preserve">ตกลงเป็นผู้รับผิดชอบตามอัตราที่กฎหมายกำหนด </w:t>
      </w:r>
      <w:r w:rsidR="001E1B55" w:rsidRPr="003A76DC">
        <w:rPr>
          <w:rStyle w:val="Emphasis"/>
          <w:i w:val="0"/>
          <w:iCs w:val="0"/>
          <w:cs/>
        </w:rPr>
        <w:t>(ถ้ามี)</w:t>
      </w:r>
      <w:r w:rsidR="001E1B55" w:rsidRPr="003A76DC">
        <w:rPr>
          <w:rStyle w:val="Emphasis"/>
          <w:cs/>
        </w:rPr>
        <w:t xml:space="preserve"> </w:t>
      </w:r>
      <w:r w:rsidRPr="003A76DC">
        <w:rPr>
          <w:rStyle w:val="PageNumber"/>
          <w:cs/>
        </w:rPr>
        <w:t>และภาษีมูลค่าเพิ่มซึ่งตลาดหลักทรัพย์</w:t>
      </w:r>
      <w:r w:rsidR="0012428A" w:rsidRPr="003A76DC">
        <w:rPr>
          <w:rStyle w:val="PageNumber"/>
          <w:cs/>
        </w:rPr>
        <w:t>ตกลง</w:t>
      </w:r>
      <w:r w:rsidRPr="003A76DC">
        <w:rPr>
          <w:rStyle w:val="PageNumber"/>
          <w:cs/>
        </w:rPr>
        <w:t>เป็นผู้ชำระตามกฎหมาย ทั้งนี้ จำนวนเงิน</w:t>
      </w:r>
      <w:r w:rsidRPr="00000101">
        <w:rPr>
          <w:rStyle w:val="PageNumber"/>
          <w:cs/>
        </w:rPr>
        <w:t>ค่าตอบแทน</w:t>
      </w:r>
      <w:r w:rsidR="0012428A" w:rsidRPr="00000101">
        <w:rPr>
          <w:rStyle w:val="PageNumber"/>
          <w:rFonts w:hint="cs"/>
          <w:cs/>
        </w:rPr>
        <w:t>ตามสัญญา</w:t>
      </w:r>
      <w:r w:rsidRPr="00000101">
        <w:rPr>
          <w:rStyle w:val="PageNumber"/>
          <w:cs/>
        </w:rPr>
        <w:t>ดังกล่าวเป็นจำนวนที่ยังไม่ได้หักภาษีเงินได้ ณ ที่จ่าย ซึ่ง</w:t>
      </w:r>
      <w:r w:rsidR="000F2889" w:rsidRPr="00000101">
        <w:rPr>
          <w:cs/>
        </w:rPr>
        <w:t>บริษัท</w:t>
      </w:r>
      <w:r w:rsidRPr="00000101">
        <w:rPr>
          <w:rStyle w:val="PageNumber"/>
          <w:cs/>
        </w:rPr>
        <w:t>ตกลงให้ตลาดหลักทรัพย์หักภาษีจากเงินค่าตอบแทน</w:t>
      </w:r>
      <w:r w:rsidR="0012428A" w:rsidRPr="00000101">
        <w:rPr>
          <w:rStyle w:val="PageNumber"/>
          <w:rFonts w:hint="cs"/>
          <w:cs/>
        </w:rPr>
        <w:t>ตามสัญญา</w:t>
      </w:r>
      <w:r w:rsidRPr="00000101">
        <w:rPr>
          <w:rStyle w:val="PageNumber"/>
          <w:cs/>
        </w:rPr>
        <w:t>ดังกล่าวและนำส่งกรมสรรพากรตามอัตราที่กฎหมายกำหนด</w:t>
      </w:r>
    </w:p>
    <w:p w14:paraId="5EAB6EE7" w14:textId="26BAAF7B" w:rsidR="003A76DC" w:rsidRPr="00000101" w:rsidRDefault="003A76DC" w:rsidP="00000101">
      <w:pPr>
        <w:spacing w:before="120" w:after="0" w:line="240" w:lineRule="auto"/>
        <w:ind w:left="1800"/>
        <w:jc w:val="thaiDistribute"/>
      </w:pPr>
      <w:r w:rsidRPr="00000101">
        <w:rPr>
          <w:cs/>
        </w:rPr>
        <w:t>นอกจากที่ระบุไว้ข้างต้น บรรดาค่าธรรมเนียม ค่าภาษีอากรต่าง ๆ ที่เกิดขึ้นหรือเกี่ยวข้องกับการปฏิบัติงานตามสัญญานี้ บริษัทตกลงเป็นผู้รับผิดชอบแต่เพียงผู้เดียว</w:t>
      </w:r>
    </w:p>
    <w:p w14:paraId="69ECD83A" w14:textId="0C4E8306" w:rsidR="00123DD3" w:rsidRPr="00000101" w:rsidRDefault="003A76DC" w:rsidP="00000101">
      <w:pPr>
        <w:spacing w:before="120" w:after="0" w:line="240" w:lineRule="auto"/>
        <w:ind w:left="1800" w:hanging="720"/>
        <w:jc w:val="thaiDistribute"/>
      </w:pPr>
      <w:r w:rsidRPr="00000101">
        <w:t>7.1.2</w:t>
      </w:r>
      <w:r w:rsidRPr="00000101">
        <w:tab/>
      </w:r>
      <w:r w:rsidR="00123DD3" w:rsidRPr="00000101">
        <w:rPr>
          <w:spacing w:val="4"/>
          <w:cs/>
        </w:rPr>
        <w:t>บริษัทตกลงที่จะไม่เปลี่ยนแปลงค่าตอบแทนตามสัญญาที่ระบุไว้ตลอดระยะเวลาของสัญญา ไม่</w:t>
      </w:r>
      <w:r w:rsidR="00123DD3" w:rsidRPr="00000101">
        <w:rPr>
          <w:cs/>
        </w:rPr>
        <w:t>ว่าด้วยเหตุ</w:t>
      </w:r>
      <w:r w:rsidR="00123DD3" w:rsidRPr="003A76DC">
        <w:rPr>
          <w:cs/>
        </w:rPr>
        <w:t>ใด</w:t>
      </w:r>
      <w:r w:rsidR="000E3D71" w:rsidRPr="003A76DC">
        <w:rPr>
          <w:cs/>
        </w:rPr>
        <w:t xml:space="preserve"> ๆ</w:t>
      </w:r>
      <w:r w:rsidR="00123DD3" w:rsidRPr="003A76DC">
        <w:rPr>
          <w:cs/>
        </w:rPr>
        <w:t xml:space="preserve"> อาทิ ค่าวัสดุ ค่าแรงงาน และค่าใช้จ่ายอื่น</w:t>
      </w:r>
      <w:r w:rsidR="000E3D71" w:rsidRPr="003A76DC">
        <w:rPr>
          <w:cs/>
        </w:rPr>
        <w:t xml:space="preserve"> ๆ</w:t>
      </w:r>
      <w:r w:rsidR="00123DD3" w:rsidRPr="003A76DC">
        <w:rPr>
          <w:cs/>
        </w:rPr>
        <w:t xml:space="preserve"> ที่เกี่ยวกับ</w:t>
      </w:r>
      <w:r w:rsidR="00991CCB" w:rsidRPr="003A76DC">
        <w:rPr>
          <w:cs/>
        </w:rPr>
        <w:t>การ</w:t>
      </w:r>
      <w:r w:rsidR="00123DD3" w:rsidRPr="003A76DC">
        <w:rPr>
          <w:cs/>
        </w:rPr>
        <w:t>ดำเนินงานตาม</w:t>
      </w:r>
      <w:r w:rsidR="00123DD3" w:rsidRPr="003A76DC">
        <w:rPr>
          <w:spacing w:val="2"/>
          <w:cs/>
        </w:rPr>
        <w:t>สัญญานี้</w:t>
      </w:r>
      <w:r w:rsidR="009B61BA" w:rsidRPr="003A76DC">
        <w:rPr>
          <w:spacing w:val="2"/>
          <w:cs/>
        </w:rPr>
        <w:t>ที่</w:t>
      </w:r>
      <w:r w:rsidR="00123DD3" w:rsidRPr="003A76DC">
        <w:rPr>
          <w:spacing w:val="2"/>
          <w:cs/>
        </w:rPr>
        <w:t>มีราคาเพิ่มขึ้น ทั้งนี้ ค่าตอบแทนตามสัญญาจะมีการเปลี่ยนแปลงเพิ่มขึ้นหรือลดลงก็</w:t>
      </w:r>
      <w:r w:rsidR="00123DD3" w:rsidRPr="00000101">
        <w:rPr>
          <w:cs/>
        </w:rPr>
        <w:t>เฉพาะแต่ในกรณีที่</w:t>
      </w:r>
      <w:r w:rsidR="001E1B55" w:rsidRPr="00000101">
        <w:rPr>
          <w:cs/>
        </w:rPr>
        <w:t>คู่สัญญาตกลง</w:t>
      </w:r>
      <w:r w:rsidR="0012428A" w:rsidRPr="00000101">
        <w:rPr>
          <w:rFonts w:hint="cs"/>
          <w:cs/>
        </w:rPr>
        <w:t>ร่วม</w:t>
      </w:r>
      <w:r w:rsidR="001E1B55" w:rsidRPr="00000101">
        <w:rPr>
          <w:cs/>
        </w:rPr>
        <w:t>กัน</w:t>
      </w:r>
      <w:r w:rsidR="0012428A" w:rsidRPr="00000101">
        <w:rPr>
          <w:rFonts w:hint="cs"/>
          <w:cs/>
        </w:rPr>
        <w:t>เพื่อ</w:t>
      </w:r>
      <w:r w:rsidR="00123DD3" w:rsidRPr="00000101">
        <w:rPr>
          <w:cs/>
        </w:rPr>
        <w:t>เพิ่มงานหรือลดงาน (</w:t>
      </w:r>
      <w:r w:rsidR="00123DD3" w:rsidRPr="00000101">
        <w:t xml:space="preserve">Variation Order) </w:t>
      </w:r>
      <w:r w:rsidR="00123DD3" w:rsidRPr="00000101">
        <w:rPr>
          <w:cs/>
        </w:rPr>
        <w:t>ตามเงื่อนไขที่กำหนดไว้ในสัญญาเท่านั้น</w:t>
      </w:r>
    </w:p>
    <w:p w14:paraId="3E302022" w14:textId="3B053AFF" w:rsidR="00414AFC" w:rsidRPr="00D5743A" w:rsidRDefault="003A76DC" w:rsidP="00F114BF">
      <w:pPr>
        <w:spacing w:before="120" w:after="0" w:line="240" w:lineRule="auto"/>
        <w:ind w:left="1080" w:hanging="540"/>
        <w:jc w:val="thaiDistribute"/>
        <w:rPr>
          <w:b/>
          <w:bCs/>
        </w:rPr>
      </w:pPr>
      <w:commentRangeStart w:id="74"/>
      <w:r>
        <w:rPr>
          <w:b/>
          <w:bCs/>
        </w:rPr>
        <w:t>7</w:t>
      </w:r>
      <w:r w:rsidR="00414AFC" w:rsidRPr="00EB0B51">
        <w:rPr>
          <w:b/>
          <w:bCs/>
        </w:rPr>
        <w:t>.2</w:t>
      </w:r>
      <w:r w:rsidR="00414AFC" w:rsidRPr="00EB0B51">
        <w:rPr>
          <w:b/>
          <w:bCs/>
        </w:rPr>
        <w:tab/>
      </w:r>
      <w:r w:rsidR="00414AFC" w:rsidRPr="00EB0B51">
        <w:rPr>
          <w:b/>
          <w:bCs/>
          <w:cs/>
        </w:rPr>
        <w:t>การชำระค่าตอบแทน</w:t>
      </w:r>
      <w:r w:rsidR="009B61BA" w:rsidRPr="00EB0B51">
        <w:rPr>
          <w:b/>
          <w:bCs/>
          <w:cs/>
        </w:rPr>
        <w:t>ตามสัญญา</w:t>
      </w:r>
      <w:commentRangeEnd w:id="74"/>
      <w:r w:rsidR="00B81DDC" w:rsidRPr="00D5743A">
        <w:rPr>
          <w:rStyle w:val="CommentReference"/>
          <w:b/>
          <w:bCs/>
          <w:sz w:val="28"/>
          <w:szCs w:val="28"/>
        </w:rPr>
        <w:commentReference w:id="74"/>
      </w:r>
    </w:p>
    <w:p w14:paraId="1A0E9106" w14:textId="21D8B8C7" w:rsidR="00826856" w:rsidRPr="00D5743A" w:rsidRDefault="0011541D" w:rsidP="00F114BF">
      <w:pPr>
        <w:spacing w:before="120" w:after="0" w:line="240" w:lineRule="auto"/>
        <w:ind w:left="1080"/>
        <w:jc w:val="thaiDistribute"/>
      </w:pPr>
      <w:r w:rsidRPr="00EB0B51">
        <w:rPr>
          <w:spacing w:val="6"/>
          <w:cs/>
        </w:rPr>
        <w:t>ตลาดหลักทรัพย์ตกลงชำระค่าตอบแทน</w:t>
      </w:r>
      <w:r w:rsidR="0012428A">
        <w:rPr>
          <w:rFonts w:hint="cs"/>
          <w:spacing w:val="6"/>
          <w:cs/>
        </w:rPr>
        <w:t>ตามสัญญา</w:t>
      </w:r>
      <w:r w:rsidRPr="00EB0B51">
        <w:rPr>
          <w:spacing w:val="6"/>
          <w:cs/>
        </w:rPr>
        <w:t>ให้แก่บริษัทภายใน</w:t>
      </w:r>
      <w:r w:rsidRPr="005A1ECB">
        <w:rPr>
          <w:spacing w:val="6"/>
        </w:rPr>
        <w:t xml:space="preserve"> 30</w:t>
      </w:r>
      <w:r w:rsidRPr="00EB0B51">
        <w:rPr>
          <w:spacing w:val="6"/>
        </w:rPr>
        <w:t xml:space="preserve"> (</w:t>
      </w:r>
      <w:r w:rsidRPr="00EB0B51">
        <w:rPr>
          <w:spacing w:val="6"/>
          <w:cs/>
        </w:rPr>
        <w:t>สามสิบ) วัน นับแต่วันที่ตลาด</w:t>
      </w:r>
      <w:r w:rsidRPr="00EB0B51">
        <w:rPr>
          <w:cs/>
        </w:rPr>
        <w:t>หลักทรัพย์ได้รับใบเรียกเก็บเงินที่ถูกต้องสมบูรณ์จากบริษัท</w:t>
      </w:r>
      <w:r w:rsidR="009B61BA" w:rsidRPr="00EB0B51">
        <w:rPr>
          <w:cs/>
        </w:rPr>
        <w:t xml:space="preserve"> </w:t>
      </w:r>
      <w:r w:rsidRPr="00EB0B51">
        <w:rPr>
          <w:cs/>
        </w:rPr>
        <w:t>และตลาดหลักทรัพย์ได้ตรวจรับมอบงานตามสัญญาเป็นลายลักษณ์อักษรแล้ว</w:t>
      </w:r>
      <w:r w:rsidR="00DC2E89">
        <w:t xml:space="preserve"> </w:t>
      </w:r>
    </w:p>
    <w:p w14:paraId="4D1B0A3D" w14:textId="60A9B8E9" w:rsidR="00E850E6" w:rsidRPr="006355BE" w:rsidRDefault="00E850E6" w:rsidP="00E850E6">
      <w:pPr>
        <w:spacing w:before="120" w:after="0" w:line="240" w:lineRule="auto"/>
        <w:ind w:left="1080"/>
        <w:jc w:val="thaiDistribute"/>
        <w:rPr>
          <w:highlight w:val="cyan"/>
        </w:rPr>
      </w:pPr>
      <w:r>
        <w:rPr>
          <w:highlight w:val="cyan"/>
        </w:rPr>
        <w:t>--------------------------------------------------------------[</w:t>
      </w:r>
      <w:r w:rsidRPr="006355BE">
        <w:rPr>
          <w:highlight w:val="cyan"/>
          <w:cs/>
        </w:rPr>
        <w:t>หรือ</w:t>
      </w:r>
      <w:r>
        <w:rPr>
          <w:highlight w:val="cyan"/>
        </w:rPr>
        <w:t>]-------------------------------------------------------------</w:t>
      </w:r>
    </w:p>
    <w:p w14:paraId="4D3D5DED" w14:textId="7A6EACAF" w:rsidR="009B61BA" w:rsidRPr="00D5743A" w:rsidRDefault="009B61BA" w:rsidP="00000101">
      <w:pPr>
        <w:pStyle w:val="Style1"/>
        <w:spacing w:before="120" w:after="200"/>
        <w:ind w:left="1138"/>
        <w:jc w:val="thaiDistribute"/>
        <w:rPr>
          <w:rFonts w:ascii="Browallia New" w:hAnsi="Browallia New" w:cs="Browallia New"/>
          <w:sz w:val="28"/>
          <w:szCs w:val="28"/>
        </w:rPr>
      </w:pPr>
      <w:r w:rsidRPr="00EB0B51">
        <w:rPr>
          <w:rFonts w:ascii="Browallia New" w:hAnsi="Browallia New" w:cs="Browallia New"/>
          <w:spacing w:val="10"/>
          <w:sz w:val="28"/>
          <w:szCs w:val="28"/>
          <w:cs/>
        </w:rPr>
        <w:t>ตลาด</w:t>
      </w:r>
      <w:r w:rsidRPr="00EB0B51">
        <w:rPr>
          <w:rFonts w:ascii="Browallia New" w:hAnsi="Browallia New" w:cs="Browallia New"/>
          <w:sz w:val="28"/>
          <w:szCs w:val="28"/>
          <w:cs/>
        </w:rPr>
        <w:t>หลักทรัพย์ตกลงชำระค่าตอบแทน</w:t>
      </w:r>
      <w:r w:rsidR="0012428A">
        <w:rPr>
          <w:rFonts w:ascii="Browallia New" w:hAnsi="Browallia New" w:cs="Browallia New" w:hint="cs"/>
          <w:spacing w:val="-4"/>
          <w:sz w:val="28"/>
          <w:szCs w:val="28"/>
          <w:cs/>
        </w:rPr>
        <w:t>ตามสัญญา</w:t>
      </w:r>
      <w:r w:rsidRPr="00EB0B51">
        <w:rPr>
          <w:rFonts w:ascii="Browallia New" w:hAnsi="Browallia New" w:cs="Browallia New"/>
          <w:sz w:val="28"/>
          <w:szCs w:val="28"/>
          <w:cs/>
        </w:rPr>
        <w:t xml:space="preserve">ให้แก่บริษัทโดยแบ่งชำระเป็นรายงวด จำนวน </w:t>
      </w:r>
      <w:r w:rsidRPr="006355BE">
        <w:rPr>
          <w:rFonts w:ascii="Browallia New" w:hAnsi="Browallia New" w:cs="Browallia New"/>
          <w:sz w:val="28"/>
          <w:szCs w:val="28"/>
          <w:highlight w:val="yellow"/>
          <w:cs/>
        </w:rPr>
        <w:t>[</w:t>
      </w:r>
      <w:r w:rsidRPr="00D5743A">
        <w:rPr>
          <w:rFonts w:ascii="Browallia New" w:hAnsi="Browallia New" w:cs="Browallia New"/>
          <w:spacing w:val="4"/>
          <w:sz w:val="28"/>
          <w:szCs w:val="28"/>
          <w:highlight w:val="yellow"/>
        </w:rPr>
        <w:sym w:font="Wingdings 2" w:char="F096"/>
      </w:r>
      <w:r w:rsidRPr="00D5743A">
        <w:rPr>
          <w:rFonts w:ascii="Browallia New" w:hAnsi="Browallia New" w:cs="Browallia New"/>
          <w:sz w:val="28"/>
          <w:szCs w:val="28"/>
          <w:highlight w:val="yellow"/>
        </w:rPr>
        <w:t>]</w:t>
      </w:r>
      <w:r w:rsidRPr="006355BE">
        <w:rPr>
          <w:rFonts w:ascii="Browallia New" w:hAnsi="Browallia New" w:cs="Browallia New"/>
          <w:sz w:val="28"/>
          <w:szCs w:val="28"/>
        </w:rPr>
        <w:t xml:space="preserve"> (</w:t>
      </w:r>
      <w:r w:rsidRPr="00D5743A">
        <w:rPr>
          <w:rFonts w:ascii="Browallia New" w:hAnsi="Browallia New" w:cs="Browallia New"/>
          <w:sz w:val="28"/>
          <w:szCs w:val="28"/>
          <w:highlight w:val="yellow"/>
        </w:rPr>
        <w:t>[</w:t>
      </w:r>
      <w:r w:rsidRPr="00D5743A">
        <w:rPr>
          <w:rFonts w:ascii="Browallia New" w:hAnsi="Browallia New" w:cs="Browallia New"/>
          <w:spacing w:val="4"/>
          <w:sz w:val="28"/>
          <w:szCs w:val="28"/>
          <w:highlight w:val="yellow"/>
        </w:rPr>
        <w:sym w:font="Wingdings 2" w:char="F096"/>
      </w:r>
      <w:r w:rsidRPr="00D5743A">
        <w:rPr>
          <w:rFonts w:ascii="Browallia New" w:hAnsi="Browallia New" w:cs="Browallia New"/>
          <w:sz w:val="28"/>
          <w:szCs w:val="28"/>
          <w:highlight w:val="yellow"/>
        </w:rPr>
        <w:t>]</w:t>
      </w:r>
      <w:r w:rsidRPr="006355BE">
        <w:rPr>
          <w:rFonts w:ascii="Browallia New" w:hAnsi="Browallia New" w:cs="Browallia New"/>
          <w:sz w:val="28"/>
          <w:szCs w:val="28"/>
        </w:rPr>
        <w:t>)</w:t>
      </w:r>
      <w:r w:rsidRPr="00000101">
        <w:rPr>
          <w:rFonts w:ascii="Browallia New" w:hAnsi="Browallia New" w:cs="Browallia New"/>
          <w:sz w:val="28"/>
          <w:szCs w:val="28"/>
        </w:rPr>
        <w:t xml:space="preserve"> </w:t>
      </w:r>
      <w:r w:rsidRPr="00EB0B51">
        <w:rPr>
          <w:rFonts w:ascii="Browallia New" w:hAnsi="Browallia New" w:cs="Browallia New"/>
          <w:sz w:val="28"/>
          <w:szCs w:val="28"/>
          <w:cs/>
        </w:rPr>
        <w:t>งวด ตามรายละเอียดและเงื่อนไขดังต่อไปนี้</w:t>
      </w:r>
    </w:p>
    <w:p w14:paraId="464930C1" w14:textId="1C2ABD5D" w:rsidR="009B61BA" w:rsidRPr="00D5743A" w:rsidRDefault="009B61BA" w:rsidP="005A1ECB">
      <w:pPr>
        <w:pStyle w:val="Style1"/>
        <w:spacing w:after="200"/>
        <w:ind w:left="2268" w:hanging="1134"/>
        <w:jc w:val="thaiDistribute"/>
        <w:rPr>
          <w:rFonts w:ascii="Browallia New" w:hAnsi="Browallia New" w:cs="Browallia New"/>
          <w:sz w:val="28"/>
          <w:szCs w:val="28"/>
        </w:rPr>
      </w:pPr>
      <w:r w:rsidRPr="00EB0B51">
        <w:rPr>
          <w:rFonts w:ascii="Browallia New" w:hAnsi="Browallia New" w:cs="Browallia New"/>
          <w:b/>
          <w:bCs/>
          <w:spacing w:val="10"/>
          <w:sz w:val="28"/>
          <w:szCs w:val="28"/>
          <w:cs/>
        </w:rPr>
        <w:lastRenderedPageBreak/>
        <w:t xml:space="preserve">งวดที่ </w:t>
      </w:r>
      <w:r w:rsidRPr="006355BE">
        <w:rPr>
          <w:rFonts w:ascii="Browallia New" w:hAnsi="Browallia New" w:cs="Browallia New"/>
          <w:b/>
          <w:bCs/>
          <w:spacing w:val="10"/>
          <w:sz w:val="28"/>
          <w:szCs w:val="28"/>
          <w:highlight w:val="yellow"/>
          <w:cs/>
        </w:rPr>
        <w:t>[</w:t>
      </w:r>
      <w:r w:rsidRPr="00D5743A">
        <w:rPr>
          <w:rFonts w:ascii="Browallia New" w:hAnsi="Browallia New" w:cs="Browallia New"/>
          <w:b/>
          <w:bCs/>
          <w:spacing w:val="10"/>
          <w:sz w:val="28"/>
          <w:szCs w:val="28"/>
          <w:highlight w:val="yellow"/>
        </w:rPr>
        <w:sym w:font="Wingdings 2" w:char="F096"/>
      </w:r>
      <w:r w:rsidRPr="00D5743A">
        <w:rPr>
          <w:rFonts w:ascii="Browallia New" w:hAnsi="Browallia New" w:cs="Browallia New"/>
          <w:b/>
          <w:bCs/>
          <w:spacing w:val="10"/>
          <w:sz w:val="28"/>
          <w:szCs w:val="28"/>
          <w:highlight w:val="yellow"/>
        </w:rPr>
        <w:t>]</w:t>
      </w:r>
      <w:r w:rsidRPr="006355BE">
        <w:rPr>
          <w:rFonts w:ascii="Browallia New" w:hAnsi="Browallia New" w:cs="Browallia New"/>
          <w:spacing w:val="10"/>
          <w:sz w:val="28"/>
          <w:szCs w:val="28"/>
        </w:rPr>
        <w:tab/>
      </w:r>
      <w:r w:rsidRPr="00EB0B51">
        <w:rPr>
          <w:rFonts w:ascii="Browallia New" w:hAnsi="Browallia New" w:cs="Browallia New"/>
          <w:spacing w:val="10"/>
          <w:sz w:val="28"/>
          <w:szCs w:val="28"/>
          <w:cs/>
        </w:rPr>
        <w:t xml:space="preserve">ชำระร้อยละ </w:t>
      </w:r>
      <w:r w:rsidRPr="006355BE">
        <w:rPr>
          <w:rFonts w:ascii="Browallia New" w:hAnsi="Browallia New" w:cs="Browallia New"/>
          <w:spacing w:val="10"/>
          <w:sz w:val="28"/>
          <w:szCs w:val="28"/>
          <w:highlight w:val="yellow"/>
          <w:cs/>
        </w:rPr>
        <w:t>[</w:t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sym w:font="Wingdings 2" w:char="F096"/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t>]</w:t>
      </w:r>
      <w:r w:rsidRPr="006355BE">
        <w:rPr>
          <w:rFonts w:ascii="Browallia New" w:hAnsi="Browallia New" w:cs="Browallia New"/>
          <w:spacing w:val="10"/>
          <w:sz w:val="28"/>
          <w:szCs w:val="28"/>
        </w:rPr>
        <w:t xml:space="preserve"> (</w:t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t>[</w:t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sym w:font="Wingdings 2" w:char="F096"/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t>]</w:t>
      </w:r>
      <w:r w:rsidRPr="006355BE">
        <w:rPr>
          <w:rFonts w:ascii="Browallia New" w:hAnsi="Browallia New" w:cs="Browallia New"/>
          <w:spacing w:val="10"/>
          <w:sz w:val="28"/>
          <w:szCs w:val="28"/>
        </w:rPr>
        <w:t>)</w:t>
      </w:r>
      <w:r w:rsidRPr="00EB0B51">
        <w:rPr>
          <w:rFonts w:ascii="Browallia New" w:hAnsi="Browallia New" w:cs="Browallia New"/>
          <w:spacing w:val="10"/>
          <w:sz w:val="28"/>
          <w:szCs w:val="28"/>
          <w:cs/>
        </w:rPr>
        <w:t xml:space="preserve"> ของค่าตอบแทนตามสัญญาทั้งหมด </w:t>
      </w:r>
      <w:r w:rsidRPr="00000101">
        <w:rPr>
          <w:rStyle w:val="Emphasis"/>
          <w:rFonts w:ascii="Browallia New" w:eastAsiaTheme="majorEastAsia" w:hAnsi="Browallia New" w:cs="Browallia New"/>
          <w:i w:val="0"/>
          <w:iCs w:val="0"/>
          <w:spacing w:val="-2"/>
          <w:sz w:val="28"/>
          <w:szCs w:val="28"/>
        </w:rPr>
        <w:t>(</w:t>
      </w:r>
      <w:r w:rsidRPr="00000101">
        <w:rPr>
          <w:rStyle w:val="Emphasis"/>
          <w:rFonts w:ascii="Browallia New" w:eastAsiaTheme="majorEastAsia" w:hAnsi="Browallia New" w:cs="Browallia New"/>
          <w:i w:val="0"/>
          <w:iCs w:val="0"/>
          <w:spacing w:val="-2"/>
          <w:sz w:val="28"/>
          <w:szCs w:val="28"/>
          <w:cs/>
        </w:rPr>
        <w:t>ไม่รวมภาษีมูลค่าเพิ่ม)</w:t>
      </w:r>
      <w:r w:rsidRPr="00000101">
        <w:rPr>
          <w:rFonts w:ascii="Browallia New" w:hAnsi="Browallia New" w:cs="Browallia New"/>
          <w:spacing w:val="-2"/>
          <w:sz w:val="28"/>
          <w:szCs w:val="28"/>
        </w:rPr>
        <w:t xml:space="preserve"> </w:t>
      </w:r>
      <w:r w:rsidRPr="00000101">
        <w:rPr>
          <w:rFonts w:ascii="Browallia New" w:hAnsi="Browallia New" w:cs="Browallia New"/>
          <w:spacing w:val="-2"/>
          <w:sz w:val="28"/>
          <w:szCs w:val="28"/>
          <w:cs/>
        </w:rPr>
        <w:t xml:space="preserve">เมื่อ </w:t>
      </w:r>
      <w:r w:rsidRPr="00000101">
        <w:rPr>
          <w:rFonts w:ascii="Browallia New" w:hAnsi="Browallia New" w:cs="Browallia New"/>
          <w:spacing w:val="-2"/>
          <w:sz w:val="28"/>
          <w:szCs w:val="28"/>
          <w:highlight w:val="yellow"/>
        </w:rPr>
        <w:t>[........................................................]</w:t>
      </w:r>
      <w:r w:rsidRPr="00000101">
        <w:rPr>
          <w:rFonts w:ascii="Browallia New" w:hAnsi="Browallia New" w:cs="Browallia New"/>
          <w:spacing w:val="-2"/>
          <w:sz w:val="28"/>
          <w:szCs w:val="28"/>
          <w:cs/>
        </w:rPr>
        <w:t xml:space="preserve"> ให้แก่ตลาดหลักทรัพย์</w:t>
      </w:r>
      <w:r w:rsidRPr="00EB0B51">
        <w:rPr>
          <w:rFonts w:ascii="Browallia New" w:hAnsi="Browallia New" w:cs="Browallia New"/>
          <w:sz w:val="28"/>
          <w:szCs w:val="28"/>
          <w:cs/>
        </w:rPr>
        <w:t>และตลาดหลักทรัพย์ได้ตรวจรับมอบงานดังกล่าวไว้แล้ว</w:t>
      </w:r>
    </w:p>
    <w:p w14:paraId="00E025EC" w14:textId="574E9D54" w:rsidR="009B61BA" w:rsidRPr="00D5743A" w:rsidRDefault="009B61BA" w:rsidP="005A1ECB">
      <w:pPr>
        <w:pStyle w:val="Style1"/>
        <w:spacing w:after="200"/>
        <w:ind w:left="2268" w:hanging="1134"/>
        <w:jc w:val="thaiDistribute"/>
        <w:rPr>
          <w:rFonts w:ascii="Browallia New" w:hAnsi="Browallia New" w:cs="Browallia New"/>
          <w:sz w:val="28"/>
          <w:szCs w:val="28"/>
        </w:rPr>
      </w:pPr>
      <w:r w:rsidRPr="00EB0B51">
        <w:rPr>
          <w:rFonts w:ascii="Browallia New" w:hAnsi="Browallia New" w:cs="Browallia New"/>
          <w:b/>
          <w:bCs/>
          <w:spacing w:val="10"/>
          <w:sz w:val="28"/>
          <w:szCs w:val="28"/>
          <w:cs/>
        </w:rPr>
        <w:t xml:space="preserve">งวดที่ </w:t>
      </w:r>
      <w:r w:rsidRPr="006355BE">
        <w:rPr>
          <w:rFonts w:ascii="Browallia New" w:hAnsi="Browallia New" w:cs="Browallia New"/>
          <w:b/>
          <w:bCs/>
          <w:spacing w:val="10"/>
          <w:sz w:val="28"/>
          <w:szCs w:val="28"/>
          <w:highlight w:val="yellow"/>
          <w:cs/>
        </w:rPr>
        <w:t>[</w:t>
      </w:r>
      <w:r w:rsidRPr="00D5743A">
        <w:rPr>
          <w:rFonts w:ascii="Browallia New" w:hAnsi="Browallia New" w:cs="Browallia New"/>
          <w:b/>
          <w:bCs/>
          <w:spacing w:val="10"/>
          <w:sz w:val="28"/>
          <w:szCs w:val="28"/>
          <w:highlight w:val="yellow"/>
        </w:rPr>
        <w:sym w:font="Wingdings 2" w:char="F096"/>
      </w:r>
      <w:r w:rsidRPr="00D5743A">
        <w:rPr>
          <w:rFonts w:ascii="Browallia New" w:hAnsi="Browallia New" w:cs="Browallia New"/>
          <w:b/>
          <w:bCs/>
          <w:spacing w:val="10"/>
          <w:sz w:val="28"/>
          <w:szCs w:val="28"/>
          <w:highlight w:val="yellow"/>
        </w:rPr>
        <w:t>]</w:t>
      </w:r>
      <w:r w:rsidRPr="006355BE">
        <w:rPr>
          <w:rFonts w:ascii="Browallia New" w:hAnsi="Browallia New" w:cs="Browallia New"/>
          <w:spacing w:val="10"/>
          <w:sz w:val="28"/>
          <w:szCs w:val="28"/>
        </w:rPr>
        <w:tab/>
      </w:r>
      <w:r w:rsidRPr="00EB0B51">
        <w:rPr>
          <w:rFonts w:ascii="Browallia New" w:hAnsi="Browallia New" w:cs="Browallia New"/>
          <w:spacing w:val="10"/>
          <w:sz w:val="28"/>
          <w:szCs w:val="28"/>
          <w:cs/>
        </w:rPr>
        <w:t xml:space="preserve">ชำระร้อยละ </w:t>
      </w:r>
      <w:r w:rsidRPr="006355BE">
        <w:rPr>
          <w:rFonts w:ascii="Browallia New" w:hAnsi="Browallia New" w:cs="Browallia New"/>
          <w:spacing w:val="10"/>
          <w:sz w:val="28"/>
          <w:szCs w:val="28"/>
          <w:highlight w:val="yellow"/>
          <w:cs/>
        </w:rPr>
        <w:t>[</w:t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sym w:font="Wingdings 2" w:char="F096"/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t>]</w:t>
      </w:r>
      <w:r w:rsidRPr="006355BE">
        <w:rPr>
          <w:rFonts w:ascii="Browallia New" w:hAnsi="Browallia New" w:cs="Browallia New"/>
          <w:spacing w:val="10"/>
          <w:sz w:val="28"/>
          <w:szCs w:val="28"/>
        </w:rPr>
        <w:t xml:space="preserve"> (</w:t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t>[</w:t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sym w:font="Wingdings 2" w:char="F096"/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t>]</w:t>
      </w:r>
      <w:r w:rsidRPr="006355BE">
        <w:rPr>
          <w:rFonts w:ascii="Browallia New" w:hAnsi="Browallia New" w:cs="Browallia New"/>
          <w:spacing w:val="10"/>
          <w:sz w:val="28"/>
          <w:szCs w:val="28"/>
        </w:rPr>
        <w:t>)</w:t>
      </w:r>
      <w:r w:rsidRPr="00EB0B51">
        <w:rPr>
          <w:rFonts w:ascii="Browallia New" w:hAnsi="Browallia New" w:cs="Browallia New"/>
          <w:spacing w:val="10"/>
          <w:sz w:val="28"/>
          <w:szCs w:val="28"/>
          <w:cs/>
        </w:rPr>
        <w:t xml:space="preserve"> ของค่าตอบแทนตามสัญญา</w:t>
      </w:r>
      <w:r w:rsidRPr="006355BE">
        <w:rPr>
          <w:rFonts w:ascii="Browallia New" w:hAnsi="Browallia New" w:cs="Browallia New"/>
          <w:spacing w:val="10"/>
          <w:sz w:val="28"/>
          <w:szCs w:val="28"/>
          <w:cs/>
        </w:rPr>
        <w:t xml:space="preserve">ทั้งหมด </w:t>
      </w:r>
      <w:r w:rsidRPr="00000101">
        <w:rPr>
          <w:rStyle w:val="Emphasis"/>
          <w:rFonts w:ascii="Browallia New" w:eastAsiaTheme="majorEastAsia" w:hAnsi="Browallia New" w:cs="Browallia New"/>
          <w:i w:val="0"/>
          <w:iCs w:val="0"/>
          <w:spacing w:val="-2"/>
          <w:sz w:val="28"/>
          <w:szCs w:val="28"/>
        </w:rPr>
        <w:t>(</w:t>
      </w:r>
      <w:r w:rsidRPr="00000101">
        <w:rPr>
          <w:rStyle w:val="Emphasis"/>
          <w:rFonts w:ascii="Browallia New" w:eastAsiaTheme="majorEastAsia" w:hAnsi="Browallia New" w:cs="Browallia New"/>
          <w:i w:val="0"/>
          <w:iCs w:val="0"/>
          <w:spacing w:val="-2"/>
          <w:sz w:val="28"/>
          <w:szCs w:val="28"/>
          <w:cs/>
        </w:rPr>
        <w:t>ไม่รวมภาษีมูลค่าเพิ่ม)</w:t>
      </w:r>
      <w:r w:rsidRPr="00000101">
        <w:rPr>
          <w:rFonts w:ascii="Browallia New" w:hAnsi="Browallia New" w:cs="Browallia New"/>
          <w:spacing w:val="-2"/>
          <w:sz w:val="28"/>
          <w:szCs w:val="28"/>
        </w:rPr>
        <w:t xml:space="preserve"> </w:t>
      </w:r>
      <w:r w:rsidRPr="00000101">
        <w:rPr>
          <w:rFonts w:ascii="Browallia New" w:hAnsi="Browallia New" w:cs="Browallia New"/>
          <w:spacing w:val="-2"/>
          <w:sz w:val="28"/>
          <w:szCs w:val="28"/>
          <w:cs/>
        </w:rPr>
        <w:t xml:space="preserve">เมื่อ </w:t>
      </w:r>
      <w:r w:rsidRPr="00000101">
        <w:rPr>
          <w:rFonts w:ascii="Browallia New" w:hAnsi="Browallia New" w:cs="Browallia New"/>
          <w:spacing w:val="-2"/>
          <w:sz w:val="28"/>
          <w:szCs w:val="28"/>
          <w:highlight w:val="yellow"/>
        </w:rPr>
        <w:t>[........................................................]</w:t>
      </w:r>
      <w:r w:rsidRPr="00000101">
        <w:rPr>
          <w:rFonts w:ascii="Browallia New" w:hAnsi="Browallia New" w:cs="Browallia New"/>
          <w:spacing w:val="-2"/>
          <w:sz w:val="28"/>
          <w:szCs w:val="28"/>
          <w:cs/>
        </w:rPr>
        <w:t xml:space="preserve"> ให้แก่ตลาดหลักทรัพย์</w:t>
      </w:r>
      <w:r w:rsidRPr="00EB0B51">
        <w:rPr>
          <w:rFonts w:ascii="Browallia New" w:hAnsi="Browallia New" w:cs="Browallia New"/>
          <w:sz w:val="28"/>
          <w:szCs w:val="28"/>
          <w:cs/>
        </w:rPr>
        <w:t>และตลาดหลักทรัพย์ได้ตรวจรับมอบงานดังกล่าวไว้แล้ว</w:t>
      </w:r>
    </w:p>
    <w:p w14:paraId="321B7EFD" w14:textId="45A51365" w:rsidR="009B61BA" w:rsidRPr="00D5743A" w:rsidRDefault="009B61BA" w:rsidP="005A1ECB">
      <w:pPr>
        <w:pStyle w:val="Style1"/>
        <w:spacing w:after="200"/>
        <w:ind w:left="2268" w:hanging="1134"/>
        <w:jc w:val="thaiDistribute"/>
        <w:rPr>
          <w:rFonts w:ascii="Browallia New" w:hAnsi="Browallia New" w:cs="Browallia New"/>
          <w:sz w:val="28"/>
          <w:szCs w:val="28"/>
        </w:rPr>
      </w:pPr>
      <w:r w:rsidRPr="00EB0B51">
        <w:rPr>
          <w:rFonts w:ascii="Browallia New" w:hAnsi="Browallia New" w:cs="Browallia New"/>
          <w:b/>
          <w:bCs/>
          <w:spacing w:val="10"/>
          <w:sz w:val="28"/>
          <w:szCs w:val="28"/>
          <w:cs/>
        </w:rPr>
        <w:t xml:space="preserve">งวดที่ </w:t>
      </w:r>
      <w:r w:rsidRPr="006355BE">
        <w:rPr>
          <w:rFonts w:ascii="Browallia New" w:hAnsi="Browallia New" w:cs="Browallia New"/>
          <w:b/>
          <w:bCs/>
          <w:spacing w:val="10"/>
          <w:sz w:val="28"/>
          <w:szCs w:val="28"/>
          <w:highlight w:val="yellow"/>
          <w:cs/>
        </w:rPr>
        <w:t>[</w:t>
      </w:r>
      <w:r w:rsidRPr="00D5743A">
        <w:rPr>
          <w:rFonts w:ascii="Browallia New" w:hAnsi="Browallia New" w:cs="Browallia New"/>
          <w:b/>
          <w:bCs/>
          <w:spacing w:val="10"/>
          <w:sz w:val="28"/>
          <w:szCs w:val="28"/>
          <w:highlight w:val="yellow"/>
        </w:rPr>
        <w:sym w:font="Wingdings 2" w:char="F096"/>
      </w:r>
      <w:r w:rsidRPr="00D5743A">
        <w:rPr>
          <w:rFonts w:ascii="Browallia New" w:hAnsi="Browallia New" w:cs="Browallia New"/>
          <w:b/>
          <w:bCs/>
          <w:spacing w:val="10"/>
          <w:sz w:val="28"/>
          <w:szCs w:val="28"/>
          <w:highlight w:val="yellow"/>
        </w:rPr>
        <w:t>]</w:t>
      </w:r>
      <w:r w:rsidRPr="006355BE">
        <w:rPr>
          <w:rFonts w:ascii="Browallia New" w:hAnsi="Browallia New" w:cs="Browallia New"/>
          <w:spacing w:val="10"/>
          <w:sz w:val="28"/>
          <w:szCs w:val="28"/>
        </w:rPr>
        <w:tab/>
      </w:r>
      <w:r w:rsidRPr="00EB0B51">
        <w:rPr>
          <w:rFonts w:ascii="Browallia New" w:hAnsi="Browallia New" w:cs="Browallia New"/>
          <w:spacing w:val="10"/>
          <w:sz w:val="28"/>
          <w:szCs w:val="28"/>
          <w:cs/>
        </w:rPr>
        <w:t xml:space="preserve">ชำระร้อยละ </w:t>
      </w:r>
      <w:r w:rsidRPr="006355BE">
        <w:rPr>
          <w:rFonts w:ascii="Browallia New" w:hAnsi="Browallia New" w:cs="Browallia New"/>
          <w:spacing w:val="10"/>
          <w:sz w:val="28"/>
          <w:szCs w:val="28"/>
          <w:highlight w:val="yellow"/>
          <w:cs/>
        </w:rPr>
        <w:t>[</w:t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sym w:font="Wingdings 2" w:char="F096"/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t>]</w:t>
      </w:r>
      <w:r w:rsidRPr="006355BE">
        <w:rPr>
          <w:rFonts w:ascii="Browallia New" w:hAnsi="Browallia New" w:cs="Browallia New"/>
          <w:spacing w:val="10"/>
          <w:sz w:val="28"/>
          <w:szCs w:val="28"/>
        </w:rPr>
        <w:t xml:space="preserve"> (</w:t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t>[</w:t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sym w:font="Wingdings 2" w:char="F096"/>
      </w:r>
      <w:r w:rsidRPr="00D5743A">
        <w:rPr>
          <w:rFonts w:ascii="Browallia New" w:hAnsi="Browallia New" w:cs="Browallia New"/>
          <w:spacing w:val="10"/>
          <w:sz w:val="28"/>
          <w:szCs w:val="28"/>
          <w:highlight w:val="yellow"/>
        </w:rPr>
        <w:t>]</w:t>
      </w:r>
      <w:r w:rsidRPr="006355BE">
        <w:rPr>
          <w:rFonts w:ascii="Browallia New" w:hAnsi="Browallia New" w:cs="Browallia New"/>
          <w:spacing w:val="10"/>
          <w:sz w:val="28"/>
          <w:szCs w:val="28"/>
        </w:rPr>
        <w:t>)</w:t>
      </w:r>
      <w:r w:rsidRPr="00EB0B51">
        <w:rPr>
          <w:rFonts w:ascii="Browallia New" w:hAnsi="Browallia New" w:cs="Browallia New"/>
          <w:spacing w:val="10"/>
          <w:sz w:val="28"/>
          <w:szCs w:val="28"/>
          <w:cs/>
        </w:rPr>
        <w:t xml:space="preserve"> ของค่าตอบแทนตามสัญญาทั้งหมด </w:t>
      </w:r>
      <w:r w:rsidRPr="00000101">
        <w:rPr>
          <w:rStyle w:val="Emphasis"/>
          <w:rFonts w:ascii="Browallia New" w:eastAsiaTheme="majorEastAsia" w:hAnsi="Browallia New" w:cs="Browallia New"/>
          <w:i w:val="0"/>
          <w:iCs w:val="0"/>
          <w:spacing w:val="-2"/>
          <w:sz w:val="28"/>
          <w:szCs w:val="28"/>
        </w:rPr>
        <w:t>(</w:t>
      </w:r>
      <w:r w:rsidRPr="00000101">
        <w:rPr>
          <w:rStyle w:val="Emphasis"/>
          <w:rFonts w:ascii="Browallia New" w:eastAsiaTheme="majorEastAsia" w:hAnsi="Browallia New" w:cs="Browallia New"/>
          <w:i w:val="0"/>
          <w:iCs w:val="0"/>
          <w:spacing w:val="-2"/>
          <w:sz w:val="28"/>
          <w:szCs w:val="28"/>
          <w:cs/>
        </w:rPr>
        <w:t>ไม่รวมภาษีมูลค่าเพิ่ม)</w:t>
      </w:r>
      <w:r w:rsidRPr="00000101">
        <w:rPr>
          <w:rFonts w:ascii="Browallia New" w:hAnsi="Browallia New" w:cs="Browallia New"/>
          <w:spacing w:val="-2"/>
          <w:sz w:val="28"/>
          <w:szCs w:val="28"/>
        </w:rPr>
        <w:t xml:space="preserve"> </w:t>
      </w:r>
      <w:r w:rsidRPr="00000101">
        <w:rPr>
          <w:rFonts w:ascii="Browallia New" w:hAnsi="Browallia New" w:cs="Browallia New"/>
          <w:spacing w:val="-2"/>
          <w:sz w:val="28"/>
          <w:szCs w:val="28"/>
          <w:cs/>
        </w:rPr>
        <w:t xml:space="preserve">เมื่อ </w:t>
      </w:r>
      <w:r w:rsidRPr="00000101">
        <w:rPr>
          <w:rFonts w:ascii="Browallia New" w:hAnsi="Browallia New" w:cs="Browallia New"/>
          <w:spacing w:val="-2"/>
          <w:sz w:val="28"/>
          <w:szCs w:val="28"/>
          <w:highlight w:val="yellow"/>
        </w:rPr>
        <w:t>[........................................................]</w:t>
      </w:r>
      <w:r w:rsidRPr="00000101">
        <w:rPr>
          <w:rFonts w:ascii="Browallia New" w:hAnsi="Browallia New" w:cs="Browallia New"/>
          <w:spacing w:val="-2"/>
          <w:sz w:val="28"/>
          <w:szCs w:val="28"/>
          <w:cs/>
        </w:rPr>
        <w:t xml:space="preserve"> ให้แก่ตลาดหลักทรัพย์</w:t>
      </w:r>
      <w:r w:rsidRPr="00EB0B51">
        <w:rPr>
          <w:rFonts w:ascii="Browallia New" w:hAnsi="Browallia New" w:cs="Browallia New"/>
          <w:sz w:val="28"/>
          <w:szCs w:val="28"/>
          <w:cs/>
        </w:rPr>
        <w:t>และตลาดหลักทรัพย์ได้ตรวจรับมอบงานดังกล่าวไว้แล้ว</w:t>
      </w:r>
    </w:p>
    <w:p w14:paraId="4CDF32A6" w14:textId="2D215CB5" w:rsidR="00AE70FC" w:rsidRPr="00D5743A" w:rsidRDefault="009B61BA" w:rsidP="005A1ECB">
      <w:pPr>
        <w:spacing w:before="120" w:after="0" w:line="240" w:lineRule="auto"/>
        <w:ind w:left="2268" w:hanging="1134"/>
        <w:jc w:val="thaiDistribute"/>
      </w:pPr>
      <w:r w:rsidRPr="00EB0B51">
        <w:rPr>
          <w:b/>
          <w:bCs/>
          <w:spacing w:val="10"/>
          <w:cs/>
        </w:rPr>
        <w:t xml:space="preserve">งวดที่ </w:t>
      </w:r>
      <w:r w:rsidRPr="006355BE">
        <w:rPr>
          <w:b/>
          <w:bCs/>
          <w:spacing w:val="10"/>
          <w:highlight w:val="yellow"/>
          <w:cs/>
        </w:rPr>
        <w:t>[</w:t>
      </w:r>
      <w:r w:rsidRPr="00D5743A">
        <w:rPr>
          <w:b/>
          <w:bCs/>
          <w:spacing w:val="10"/>
          <w:highlight w:val="yellow"/>
        </w:rPr>
        <w:sym w:font="Wingdings 2" w:char="F096"/>
      </w:r>
      <w:r w:rsidRPr="00D5743A">
        <w:rPr>
          <w:b/>
          <w:bCs/>
          <w:spacing w:val="10"/>
          <w:highlight w:val="yellow"/>
        </w:rPr>
        <w:t>]</w:t>
      </w:r>
      <w:r w:rsidRPr="006355BE">
        <w:rPr>
          <w:spacing w:val="10"/>
        </w:rPr>
        <w:tab/>
      </w:r>
      <w:r w:rsidRPr="006355BE">
        <w:rPr>
          <w:spacing w:val="10"/>
          <w:cs/>
        </w:rPr>
        <w:t>ชำระ</w:t>
      </w:r>
      <w:r w:rsidRPr="00EB0B51">
        <w:rPr>
          <w:spacing w:val="10"/>
          <w:cs/>
        </w:rPr>
        <w:t xml:space="preserve">ร้อยละ </w:t>
      </w:r>
      <w:r w:rsidRPr="006355BE">
        <w:rPr>
          <w:spacing w:val="10"/>
          <w:highlight w:val="yellow"/>
          <w:cs/>
        </w:rPr>
        <w:t>[</w:t>
      </w:r>
      <w:r w:rsidRPr="00D5743A">
        <w:rPr>
          <w:spacing w:val="10"/>
          <w:highlight w:val="yellow"/>
        </w:rPr>
        <w:sym w:font="Wingdings 2" w:char="F096"/>
      </w:r>
      <w:r w:rsidRPr="00D5743A">
        <w:rPr>
          <w:spacing w:val="10"/>
          <w:highlight w:val="yellow"/>
        </w:rPr>
        <w:t>]</w:t>
      </w:r>
      <w:r w:rsidRPr="006355BE">
        <w:rPr>
          <w:spacing w:val="10"/>
        </w:rPr>
        <w:t xml:space="preserve"> (</w:t>
      </w:r>
      <w:r w:rsidRPr="00D5743A">
        <w:rPr>
          <w:spacing w:val="10"/>
          <w:highlight w:val="yellow"/>
        </w:rPr>
        <w:t>[</w:t>
      </w:r>
      <w:r w:rsidRPr="00D5743A">
        <w:rPr>
          <w:spacing w:val="10"/>
          <w:highlight w:val="yellow"/>
        </w:rPr>
        <w:sym w:font="Wingdings 2" w:char="F096"/>
      </w:r>
      <w:r w:rsidRPr="00D5743A">
        <w:rPr>
          <w:spacing w:val="10"/>
          <w:highlight w:val="yellow"/>
        </w:rPr>
        <w:t>]</w:t>
      </w:r>
      <w:r w:rsidRPr="006355BE">
        <w:rPr>
          <w:spacing w:val="10"/>
        </w:rPr>
        <w:t>)</w:t>
      </w:r>
      <w:r w:rsidRPr="00EB0B51">
        <w:rPr>
          <w:spacing w:val="10"/>
          <w:cs/>
        </w:rPr>
        <w:t xml:space="preserve"> ของค่าตอบแทนตามสัญญาทั้งหมด </w:t>
      </w:r>
      <w:r w:rsidRPr="00000101">
        <w:rPr>
          <w:rStyle w:val="Emphasis"/>
          <w:i w:val="0"/>
          <w:iCs w:val="0"/>
          <w:spacing w:val="-2"/>
        </w:rPr>
        <w:t>(</w:t>
      </w:r>
      <w:r w:rsidRPr="00000101">
        <w:rPr>
          <w:rStyle w:val="Emphasis"/>
          <w:i w:val="0"/>
          <w:iCs w:val="0"/>
          <w:spacing w:val="-2"/>
          <w:cs/>
        </w:rPr>
        <w:t>ไม่รวมภาษีมูลค่าเพิ่ม)</w:t>
      </w:r>
      <w:r w:rsidRPr="00000101">
        <w:rPr>
          <w:spacing w:val="-2"/>
        </w:rPr>
        <w:t xml:space="preserve"> </w:t>
      </w:r>
      <w:r w:rsidRPr="00000101">
        <w:rPr>
          <w:spacing w:val="-2"/>
          <w:cs/>
        </w:rPr>
        <w:t xml:space="preserve">เมื่อ </w:t>
      </w:r>
      <w:r w:rsidRPr="00000101">
        <w:rPr>
          <w:spacing w:val="-2"/>
          <w:highlight w:val="yellow"/>
        </w:rPr>
        <w:t>[........................................................]</w:t>
      </w:r>
      <w:r w:rsidRPr="00000101">
        <w:rPr>
          <w:spacing w:val="-2"/>
          <w:cs/>
        </w:rPr>
        <w:t xml:space="preserve"> ให้แก่ตลาดหลักทรัพย์</w:t>
      </w:r>
      <w:r w:rsidRPr="00EB0B51">
        <w:rPr>
          <w:cs/>
        </w:rPr>
        <w:t>และตลาดหลักทรัพย์ได้ตรวจรับมอบงานดังกล่าวไว้แล้ว</w:t>
      </w:r>
    </w:p>
    <w:p w14:paraId="22D3D407" w14:textId="5A7C1DD1" w:rsidR="000524D6" w:rsidRPr="00D5743A" w:rsidRDefault="0011541D" w:rsidP="005A1ECB">
      <w:pPr>
        <w:spacing w:before="120" w:after="0" w:line="240" w:lineRule="auto"/>
        <w:ind w:left="1134"/>
        <w:jc w:val="thaiDistribute"/>
        <w:rPr>
          <w:rStyle w:val="PageNumber"/>
        </w:rPr>
      </w:pPr>
      <w:r w:rsidRPr="00EB0B51">
        <w:rPr>
          <w:spacing w:val="8"/>
          <w:cs/>
        </w:rPr>
        <w:t>โดย</w:t>
      </w:r>
      <w:r w:rsidR="00574030" w:rsidRPr="00EB0B51">
        <w:rPr>
          <w:spacing w:val="8"/>
          <w:cs/>
        </w:rPr>
        <w:t>ตลาดหลักทรัพย์</w:t>
      </w:r>
      <w:r w:rsidR="00AE70FC" w:rsidRPr="00EB0B51">
        <w:rPr>
          <w:spacing w:val="8"/>
          <w:cs/>
        </w:rPr>
        <w:t>ตกลง</w:t>
      </w:r>
      <w:r w:rsidRPr="00EB0B51">
        <w:rPr>
          <w:spacing w:val="8"/>
          <w:cs/>
        </w:rPr>
        <w:t>จะ</w:t>
      </w:r>
      <w:r w:rsidR="00574030" w:rsidRPr="00EB0B51">
        <w:rPr>
          <w:spacing w:val="8"/>
          <w:cs/>
        </w:rPr>
        <w:t>ชำระค่าตอบแทน</w:t>
      </w:r>
      <w:r w:rsidR="00AE70FC" w:rsidRPr="00EB0B51">
        <w:rPr>
          <w:rStyle w:val="Emphasis"/>
          <w:iCs w:val="0"/>
          <w:cs/>
        </w:rPr>
        <w:t>ตามสัญญาให้แก่บริษัทตามรายละเอียดที่ระบุไว้ข้างต้น</w:t>
      </w:r>
      <w:r w:rsidR="00574030" w:rsidRPr="00EB0B51">
        <w:rPr>
          <w:spacing w:val="8"/>
          <w:cs/>
        </w:rPr>
        <w:t>ภายใน</w:t>
      </w:r>
      <w:r w:rsidR="00574030" w:rsidRPr="006355BE">
        <w:rPr>
          <w:spacing w:val="8"/>
        </w:rPr>
        <w:t xml:space="preserve"> 30</w:t>
      </w:r>
      <w:r w:rsidR="00574030" w:rsidRPr="00EB0B51">
        <w:rPr>
          <w:spacing w:val="8"/>
        </w:rPr>
        <w:t xml:space="preserve"> (</w:t>
      </w:r>
      <w:r w:rsidR="00574030" w:rsidRPr="00EB0B51">
        <w:rPr>
          <w:spacing w:val="8"/>
          <w:cs/>
        </w:rPr>
        <w:t>สามสิบ) วัน นับแต่วันที่ตลาด</w:t>
      </w:r>
      <w:r w:rsidR="00574030" w:rsidRPr="00EB0B51">
        <w:rPr>
          <w:cs/>
        </w:rPr>
        <w:t>หลักทรัพย์ได้รับใบเรียกเก็บเงินที่ถูกต้องสมบูรณ์จากบริษัท</w:t>
      </w:r>
      <w:r w:rsidR="00FA4EC8" w:rsidRPr="00EB0B51">
        <w:rPr>
          <w:cs/>
        </w:rPr>
        <w:t xml:space="preserve"> </w:t>
      </w:r>
      <w:r w:rsidR="00574030" w:rsidRPr="00EB0B51">
        <w:rPr>
          <w:cs/>
        </w:rPr>
        <w:t>และตลาดหลักทรัพย์ได้ตรวจรับมอบงานตามสัญญา</w:t>
      </w:r>
      <w:r w:rsidR="003A76DC">
        <w:rPr>
          <w:rFonts w:hint="cs"/>
          <w:cs/>
        </w:rPr>
        <w:t>แต่ละงวด</w:t>
      </w:r>
      <w:r w:rsidR="00574030" w:rsidRPr="00EB0B51">
        <w:rPr>
          <w:cs/>
        </w:rPr>
        <w:t>เป็นลายลักษณ์อักษรแล้ว</w:t>
      </w:r>
    </w:p>
    <w:p w14:paraId="204731C9" w14:textId="49AFBD94" w:rsidR="0094578F" w:rsidRPr="00EB0B51" w:rsidRDefault="003A76DC" w:rsidP="00F114BF">
      <w:pPr>
        <w:spacing w:before="120" w:after="0" w:line="240" w:lineRule="auto"/>
        <w:ind w:left="1080" w:hanging="513"/>
        <w:jc w:val="thaiDistribute"/>
        <w:rPr>
          <w:b/>
          <w:bCs/>
          <w:cs/>
        </w:rPr>
      </w:pPr>
      <w:commentRangeStart w:id="75"/>
      <w:r>
        <w:rPr>
          <w:b/>
          <w:bCs/>
        </w:rPr>
        <w:t>7</w:t>
      </w:r>
      <w:r w:rsidR="0094578F" w:rsidRPr="00EB0B51">
        <w:rPr>
          <w:b/>
          <w:bCs/>
        </w:rPr>
        <w:t>.</w:t>
      </w:r>
      <w:r>
        <w:rPr>
          <w:b/>
          <w:bCs/>
        </w:rPr>
        <w:t>3</w:t>
      </w:r>
      <w:r w:rsidR="00A05D10" w:rsidRPr="00EB0B51">
        <w:rPr>
          <w:b/>
          <w:bCs/>
        </w:rPr>
        <w:tab/>
      </w:r>
      <w:r w:rsidR="0094578F" w:rsidRPr="00EB0B51">
        <w:rPr>
          <w:b/>
          <w:bCs/>
          <w:cs/>
        </w:rPr>
        <w:t>ประกันภัย</w:t>
      </w:r>
      <w:commentRangeEnd w:id="75"/>
      <w:r w:rsidR="00B81DDC" w:rsidRPr="00EB0B51">
        <w:rPr>
          <w:rStyle w:val="CommentReference"/>
          <w:b/>
          <w:bCs/>
          <w:sz w:val="28"/>
          <w:szCs w:val="28"/>
          <w:cs/>
        </w:rPr>
        <w:commentReference w:id="75"/>
      </w:r>
    </w:p>
    <w:p w14:paraId="664DB17A" w14:textId="3F5DC26C" w:rsidR="009D1BEC" w:rsidRPr="00D5743A" w:rsidRDefault="00E27E6B" w:rsidP="00F114BF">
      <w:pPr>
        <w:spacing w:before="120" w:after="0" w:line="240" w:lineRule="auto"/>
        <w:ind w:left="1080"/>
        <w:jc w:val="thaiDistribute"/>
        <w:rPr>
          <w:i/>
          <w:iCs/>
        </w:rPr>
      </w:pPr>
      <w:r w:rsidRPr="00D5743A">
        <w:rPr>
          <w:i/>
          <w:iCs/>
        </w:rPr>
        <w:t>&lt;</w:t>
      </w:r>
      <w:r w:rsidR="0087060F" w:rsidRPr="00EB0B51">
        <w:rPr>
          <w:i/>
          <w:iCs/>
          <w:cs/>
        </w:rPr>
        <w:t>ไม่มี</w:t>
      </w:r>
      <w:r w:rsidRPr="00D5743A">
        <w:rPr>
          <w:i/>
          <w:iCs/>
        </w:rPr>
        <w:t>&gt;</w:t>
      </w:r>
    </w:p>
    <w:p w14:paraId="305E5E9D" w14:textId="77777777" w:rsidR="00B11751" w:rsidRPr="006355BE" w:rsidRDefault="00B11751" w:rsidP="00B11751">
      <w:pPr>
        <w:spacing w:before="120" w:after="0" w:line="240" w:lineRule="auto"/>
        <w:ind w:left="1080"/>
        <w:jc w:val="thaiDistribute"/>
        <w:rPr>
          <w:highlight w:val="cyan"/>
        </w:rPr>
      </w:pPr>
      <w:r>
        <w:rPr>
          <w:highlight w:val="cyan"/>
        </w:rPr>
        <w:t>--------------------------------------------------------------[</w:t>
      </w:r>
      <w:r w:rsidRPr="006355BE">
        <w:rPr>
          <w:highlight w:val="cyan"/>
          <w:cs/>
        </w:rPr>
        <w:t>หรือ</w:t>
      </w:r>
      <w:r>
        <w:rPr>
          <w:highlight w:val="cyan"/>
        </w:rPr>
        <w:t>]-------------------------------------------------------------</w:t>
      </w:r>
    </w:p>
    <w:p w14:paraId="544BD059" w14:textId="71EB3B16" w:rsidR="00907376" w:rsidRPr="00D5743A" w:rsidRDefault="00230253" w:rsidP="00F114BF">
      <w:pPr>
        <w:pStyle w:val="Footer"/>
        <w:tabs>
          <w:tab w:val="clear" w:pos="4153"/>
          <w:tab w:val="clear" w:pos="8306"/>
        </w:tabs>
        <w:spacing w:before="120"/>
        <w:ind w:left="1080"/>
        <w:jc w:val="thaiDistribute"/>
        <w:rPr>
          <w:rFonts w:ascii="Browallia New" w:hAnsi="Browallia New" w:cs="Browallia New"/>
          <w:szCs w:val="28"/>
          <w:lang w:val="en-US"/>
        </w:rPr>
      </w:pPr>
      <w:r w:rsidRPr="00EB0B51">
        <w:rPr>
          <w:rFonts w:ascii="Browallia New" w:hAnsi="Browallia New" w:cs="Browallia New"/>
          <w:szCs w:val="28"/>
          <w:cs/>
          <w:lang w:val="en-US"/>
        </w:rPr>
        <w:t>ตลอดระยะเวลาการปฏิบัติงานตามสัญญา บริษัทต้องจัดซื้อหรือจัดหาประกันวินาศภัยครอบคลุมความเสี่ยงภัยทุกชนิดที่เกิดขึ้นกับงานตามสัญญา ตลอดจนความเสียหายอันเกี่ยวแก่ชีวิต ร่างกาย และทรัพย์สินของบุคคลที่สามที่เกิดขึ้นเนื่องจากการปฏิบัติงานตามสัญญา ในวงเงินและบริษัทประกันภัยตามที่ตลาดหลักทรัพย์เป็นผู้กำหนด</w:t>
      </w:r>
      <w:r w:rsidRPr="00EB0B51">
        <w:rPr>
          <w:rFonts w:ascii="Browallia New" w:hAnsi="Browallia New" w:cs="Browallia New"/>
          <w:spacing w:val="4"/>
          <w:szCs w:val="28"/>
          <w:cs/>
          <w:lang w:val="en-US"/>
        </w:rPr>
        <w:t>ตามที่เห็นสมควร และกำหนดให้ตลาดหลักทรัพย์เป็นผู้รับ</w:t>
      </w:r>
      <w:r w:rsidRPr="00000101">
        <w:rPr>
          <w:rFonts w:ascii="Browallia New" w:hAnsi="Browallia New" w:cs="Browallia New"/>
          <w:spacing w:val="8"/>
          <w:szCs w:val="28"/>
          <w:cs/>
          <w:lang w:val="en-US"/>
        </w:rPr>
        <w:t>ประโยชน์จากประกันวินาศภัยดังกล่าว ทั้งนี้ บริษัทจะต้องส่งสำเนากรมธรรม์ประกันภัยให้แก่ตลาด</w:t>
      </w:r>
      <w:r w:rsidRPr="00EB0B51">
        <w:rPr>
          <w:rFonts w:ascii="Browallia New" w:hAnsi="Browallia New" w:cs="Browallia New"/>
          <w:szCs w:val="28"/>
          <w:cs/>
          <w:lang w:val="en-US"/>
        </w:rPr>
        <w:t>หลักทรัพย์เพื่อเป็นหลักฐาน</w:t>
      </w:r>
      <w:r w:rsidR="00907376" w:rsidRPr="00EB0B51">
        <w:rPr>
          <w:rFonts w:ascii="Browallia New" w:hAnsi="Browallia New" w:cs="Browallia New"/>
          <w:szCs w:val="28"/>
          <w:cs/>
          <w:lang w:val="en-US"/>
        </w:rPr>
        <w:t xml:space="preserve">ภายใน </w:t>
      </w:r>
      <w:r w:rsidR="00D11626" w:rsidRPr="006355BE">
        <w:rPr>
          <w:rFonts w:ascii="Browallia New" w:hAnsi="Browallia New" w:cs="Browallia New"/>
          <w:szCs w:val="28"/>
          <w:highlight w:val="yellow"/>
          <w:cs/>
          <w:lang w:val="en-US"/>
        </w:rPr>
        <w:t>.................</w:t>
      </w:r>
      <w:r w:rsidR="00D11626" w:rsidRPr="00000101">
        <w:rPr>
          <w:rFonts w:ascii="Browallia New" w:hAnsi="Browallia New" w:cs="Browallia New"/>
          <w:szCs w:val="28"/>
          <w:cs/>
          <w:lang w:val="en-US"/>
        </w:rPr>
        <w:t xml:space="preserve"> </w:t>
      </w:r>
      <w:r w:rsidR="00D11626" w:rsidRPr="006355BE">
        <w:rPr>
          <w:rFonts w:ascii="Browallia New" w:hAnsi="Browallia New" w:cs="Browallia New"/>
          <w:szCs w:val="28"/>
          <w:highlight w:val="yellow"/>
          <w:cs/>
          <w:lang w:val="en-US"/>
        </w:rPr>
        <w:t>(................)</w:t>
      </w:r>
      <w:r w:rsidR="00907376" w:rsidRPr="00EB0B51">
        <w:rPr>
          <w:rFonts w:ascii="Browallia New" w:hAnsi="Browallia New" w:cs="Browallia New"/>
          <w:szCs w:val="28"/>
          <w:cs/>
          <w:lang w:val="en-US"/>
        </w:rPr>
        <w:t xml:space="preserve"> วัน</w:t>
      </w:r>
      <w:r w:rsidRPr="00EB0B51">
        <w:rPr>
          <w:rFonts w:ascii="Browallia New" w:hAnsi="Browallia New" w:cs="Browallia New"/>
          <w:szCs w:val="28"/>
          <w:cs/>
          <w:lang w:val="en-US"/>
        </w:rPr>
        <w:t xml:space="preserve"> นับแต่วันที่เอาประกันภัยหรือวันต่ออายุกรมธรรม์ประกันภัย (แล้วแต่กรณี)</w:t>
      </w:r>
    </w:p>
    <w:p w14:paraId="7B84C1BE" w14:textId="77EBD6F7" w:rsidR="00907376" w:rsidRPr="006355BE" w:rsidRDefault="00B11751" w:rsidP="00F114BF">
      <w:pPr>
        <w:spacing w:before="120" w:after="0" w:line="240" w:lineRule="auto"/>
        <w:ind w:left="1080"/>
        <w:jc w:val="thaiDistribute"/>
        <w:rPr>
          <w:highlight w:val="cyan"/>
        </w:rPr>
      </w:pPr>
      <w:r>
        <w:rPr>
          <w:highlight w:val="cyan"/>
        </w:rPr>
        <w:t>--------------------------------------------------------------[</w:t>
      </w:r>
      <w:r w:rsidR="00907376" w:rsidRPr="006355BE">
        <w:rPr>
          <w:highlight w:val="cyan"/>
          <w:cs/>
        </w:rPr>
        <w:t>หรือ</w:t>
      </w:r>
      <w:r>
        <w:rPr>
          <w:highlight w:val="cyan"/>
        </w:rPr>
        <w:t>]-------------------------------------------------------------</w:t>
      </w:r>
    </w:p>
    <w:p w14:paraId="2F0986F1" w14:textId="0C6BDF07" w:rsidR="00907376" w:rsidRPr="00EB0B51" w:rsidRDefault="00D375C9" w:rsidP="00F114BF">
      <w:pPr>
        <w:spacing w:before="120" w:after="0" w:line="240" w:lineRule="auto"/>
        <w:ind w:left="1080"/>
        <w:jc w:val="thaiDistribute"/>
        <w:rPr>
          <w:cs/>
        </w:rPr>
      </w:pPr>
      <w:r w:rsidRPr="00EB0B51">
        <w:rPr>
          <w:spacing w:val="-2"/>
          <w:cs/>
        </w:rPr>
        <w:t>บริษัท</w:t>
      </w:r>
      <w:r w:rsidR="00907376" w:rsidRPr="00EB0B51">
        <w:rPr>
          <w:spacing w:val="-2"/>
          <w:cs/>
        </w:rPr>
        <w:t>จะต้องทำประกันภัยกับบริษัทประกันภัยที่ตลาดหลักทรัพย์เห็นชอบในนามของตลาดหลักทรัพย์</w:t>
      </w:r>
      <w:r w:rsidR="00907376" w:rsidRPr="00EB0B51">
        <w:rPr>
          <w:cs/>
        </w:rPr>
        <w:t xml:space="preserve"> โดยคุ้มครองถึง</w:t>
      </w:r>
    </w:p>
    <w:p w14:paraId="1B8A9B34" w14:textId="46535F35" w:rsidR="00907376" w:rsidRPr="00EB0B51" w:rsidRDefault="00907376" w:rsidP="00F114BF">
      <w:pPr>
        <w:spacing w:before="120" w:after="0" w:line="240" w:lineRule="auto"/>
        <w:ind w:left="1620" w:hanging="540"/>
        <w:jc w:val="thaiDistribute"/>
        <w:rPr>
          <w:cs/>
        </w:rPr>
      </w:pPr>
      <w:r w:rsidRPr="00EB0B51">
        <w:t xml:space="preserve">(1) </w:t>
      </w:r>
      <w:r w:rsidRPr="00EB0B51">
        <w:tab/>
      </w:r>
      <w:r w:rsidRPr="00EB0B51">
        <w:rPr>
          <w:spacing w:val="6"/>
          <w:cs/>
        </w:rPr>
        <w:t>การเสี่ยงภัยทุกชนิดที่เกิดขึ้นกับงานตามสัญญา (</w:t>
      </w:r>
      <w:r w:rsidRPr="005A1ECB">
        <w:rPr>
          <w:spacing w:val="6"/>
        </w:rPr>
        <w:t>Construction Works</w:t>
      </w:r>
      <w:r w:rsidRPr="00EB0B51">
        <w:rPr>
          <w:spacing w:val="6"/>
        </w:rPr>
        <w:t xml:space="preserve">) </w:t>
      </w:r>
      <w:r w:rsidRPr="00EB0B51">
        <w:rPr>
          <w:spacing w:val="6"/>
          <w:cs/>
        </w:rPr>
        <w:t>ในวงเงินประกันภัยไม่น้อยกว่ามูลค่าของงานตามสัญญาและไม่น้อยกว่ามูลค่าของสิ่งของที่จะต้องประกันภัย</w:t>
      </w:r>
      <w:r w:rsidR="00000101">
        <w:rPr>
          <w:spacing w:val="6"/>
        </w:rPr>
        <w:t>(</w:t>
      </w:r>
      <w:r w:rsidRPr="00EB0B51">
        <w:rPr>
          <w:spacing w:val="6"/>
          <w:cs/>
        </w:rPr>
        <w:t>แล้วแต่</w:t>
      </w:r>
      <w:r w:rsidRPr="00EB0B51">
        <w:rPr>
          <w:cs/>
        </w:rPr>
        <w:t>กรณี</w:t>
      </w:r>
      <w:r w:rsidR="00000101">
        <w:t>)</w:t>
      </w:r>
    </w:p>
    <w:p w14:paraId="2F70D097" w14:textId="406856E6" w:rsidR="00907376" w:rsidRPr="00D5743A" w:rsidRDefault="00907376" w:rsidP="008558BF">
      <w:pPr>
        <w:spacing w:before="120" w:after="0" w:line="240" w:lineRule="auto"/>
        <w:ind w:left="1627" w:hanging="547"/>
        <w:jc w:val="thaiDistribute"/>
      </w:pPr>
      <w:r w:rsidRPr="00EB0B51">
        <w:t>(2)</w:t>
      </w:r>
      <w:r w:rsidRPr="00EB0B51">
        <w:tab/>
      </w:r>
      <w:r w:rsidRPr="00EB0B51">
        <w:rPr>
          <w:cs/>
        </w:rPr>
        <w:t>ความเสียหายอันเกี่ยวแก่ชีวิต ร่างกาย</w:t>
      </w:r>
      <w:r w:rsidR="00FA4EC8" w:rsidRPr="00EB0B51">
        <w:rPr>
          <w:cs/>
        </w:rPr>
        <w:t xml:space="preserve"> </w:t>
      </w:r>
      <w:r w:rsidRPr="00EB0B51">
        <w:rPr>
          <w:cs/>
        </w:rPr>
        <w:t>และทรัพย์สินของบุคคลที่สาม ที่เกิดขึ้นเนื่องจากการ</w:t>
      </w:r>
      <w:r w:rsidRPr="00EB0B51">
        <w:rPr>
          <w:spacing w:val="4"/>
          <w:cs/>
        </w:rPr>
        <w:t>ปฏิบัติงานตามสัญญาของ</w:t>
      </w:r>
      <w:r w:rsidR="0083768C" w:rsidRPr="00EB0B51">
        <w:rPr>
          <w:spacing w:val="4"/>
          <w:cs/>
        </w:rPr>
        <w:t>บริษัท</w:t>
      </w:r>
      <w:r w:rsidRPr="00EB0B51">
        <w:rPr>
          <w:spacing w:val="4"/>
          <w:cs/>
        </w:rPr>
        <w:t xml:space="preserve">ในวงเงินประกันภัยไม่น้อยกว่า </w:t>
      </w:r>
      <w:r w:rsidR="00D11626" w:rsidRPr="006355BE">
        <w:rPr>
          <w:spacing w:val="4"/>
          <w:highlight w:val="yellow"/>
          <w:cs/>
        </w:rPr>
        <w:t>............</w:t>
      </w:r>
      <w:r w:rsidR="00D11626" w:rsidRPr="000B5F74">
        <w:rPr>
          <w:spacing w:val="4"/>
          <w:cs/>
        </w:rPr>
        <w:t xml:space="preserve"> </w:t>
      </w:r>
      <w:r w:rsidR="00D11626" w:rsidRPr="006355BE">
        <w:rPr>
          <w:spacing w:val="4"/>
          <w:highlight w:val="yellow"/>
          <w:cs/>
        </w:rPr>
        <w:t>(............)</w:t>
      </w:r>
      <w:r w:rsidRPr="00EB0B51">
        <w:rPr>
          <w:spacing w:val="4"/>
          <w:cs/>
        </w:rPr>
        <w:t xml:space="preserve"> บาท ตลอด</w:t>
      </w:r>
      <w:r w:rsidRPr="00EB0B51">
        <w:rPr>
          <w:cs/>
        </w:rPr>
        <w:t>ระยะเวลาของสัญญา และให้การประกันภัยในส่วนนี้ คุ้มครองชดใช้ต่อความเสียหายและ</w:t>
      </w:r>
      <w:r w:rsidRPr="000B5F74">
        <w:rPr>
          <w:spacing w:val="2"/>
          <w:cs/>
        </w:rPr>
        <w:lastRenderedPageBreak/>
        <w:t>หรือการบาดเจ็บอันเกี่ยวแก่ชีวิต ร่างกาย และทรัพย์สินของตลาดหลักทรัพย์ รวมทั้งพนักงาน</w:t>
      </w:r>
      <w:r w:rsidRPr="00D93DB3">
        <w:rPr>
          <w:spacing w:val="6"/>
          <w:cs/>
        </w:rPr>
        <w:t>ของ</w:t>
      </w:r>
      <w:r w:rsidRPr="000B5F74">
        <w:rPr>
          <w:spacing w:val="6"/>
          <w:cs/>
        </w:rPr>
        <w:t>ตลาดหลักทรัพย์ ผู้แทนของตลาดหลักทรัพย์ ตลอดจนบุคคลภายนอกที่มาติดต่อกับตลาด</w:t>
      </w:r>
      <w:r w:rsidRPr="000B5F74">
        <w:rPr>
          <w:cs/>
        </w:rPr>
        <w:t>หลักทรัพย์</w:t>
      </w:r>
      <w:r w:rsidR="00FA4EC8" w:rsidRPr="00EB0B51">
        <w:rPr>
          <w:cs/>
        </w:rPr>
        <w:t xml:space="preserve"> และบุคคล</w:t>
      </w:r>
      <w:r w:rsidRPr="00EB0B51">
        <w:rPr>
          <w:cs/>
        </w:rPr>
        <w:t>ที่เกี่ยวข้องใน</w:t>
      </w:r>
      <w:r w:rsidR="00783048" w:rsidRPr="00EB0B51">
        <w:rPr>
          <w:cs/>
        </w:rPr>
        <w:t>การ</w:t>
      </w:r>
      <w:r w:rsidRPr="00EB0B51">
        <w:rPr>
          <w:cs/>
        </w:rPr>
        <w:t>ปฏิบัติงานตามสัญญานี้ทั้งหมดด้วย และให้คง</w:t>
      </w:r>
      <w:r w:rsidRPr="00EB0B51">
        <w:rPr>
          <w:spacing w:val="4"/>
          <w:cs/>
        </w:rPr>
        <w:t>วงเงินประกันภัยจำนวนนี้ตลอดระยะเวลาที่ปฏิบัติงานตามสัญญาจนแล้วเสร็จสมบูรณ์และตลาด</w:t>
      </w:r>
      <w:r w:rsidRPr="00EB0B51">
        <w:rPr>
          <w:cs/>
        </w:rPr>
        <w:t>หลักทรัพย์ได้ตรวจรับมอบงานเป็นลายลักษณ์อักษรแล้ว ทั้งนี้ ไม่ต้องกำหนดค่าเสียหายส่วนแรก (</w:t>
      </w:r>
      <w:r w:rsidRPr="00D5743A">
        <w:t>Minimum Deductibles</w:t>
      </w:r>
      <w:r w:rsidRPr="00EB0B51">
        <w:t xml:space="preserve">) </w:t>
      </w:r>
      <w:r w:rsidRPr="00EB0B51">
        <w:tab/>
      </w:r>
    </w:p>
    <w:p w14:paraId="15FEFB43" w14:textId="7DDA9DED" w:rsidR="00907376" w:rsidRPr="00EB0B51" w:rsidRDefault="00907376" w:rsidP="00F114BF">
      <w:pPr>
        <w:spacing w:before="120" w:after="0" w:line="240" w:lineRule="auto"/>
        <w:ind w:left="1080"/>
        <w:jc w:val="thaiDistribute"/>
        <w:rPr>
          <w:cs/>
        </w:rPr>
      </w:pPr>
      <w:r w:rsidRPr="00EB0B51">
        <w:rPr>
          <w:cs/>
        </w:rPr>
        <w:t>ระยะเวลาเอาประกันให้เริ่มนับจากวัน</w:t>
      </w:r>
      <w:r w:rsidR="00D375C9" w:rsidRPr="00EB0B51">
        <w:rPr>
          <w:cs/>
        </w:rPr>
        <w:t>ที่บริษัท</w:t>
      </w:r>
      <w:r w:rsidRPr="00EB0B51">
        <w:rPr>
          <w:cs/>
        </w:rPr>
        <w:t>เริ่ม</w:t>
      </w:r>
      <w:r w:rsidR="00D375C9" w:rsidRPr="00EB0B51">
        <w:rPr>
          <w:cs/>
        </w:rPr>
        <w:t>ปฏิบัติ</w:t>
      </w:r>
      <w:r w:rsidRPr="00EB0B51">
        <w:rPr>
          <w:cs/>
        </w:rPr>
        <w:t>งาน</w:t>
      </w:r>
      <w:r w:rsidR="00D375C9" w:rsidRPr="00EB0B51">
        <w:rPr>
          <w:cs/>
        </w:rPr>
        <w:t>ตามสัญญา</w:t>
      </w:r>
      <w:r w:rsidRPr="00EB0B51">
        <w:rPr>
          <w:cs/>
        </w:rPr>
        <w:t xml:space="preserve">จนถึงวันสิ้นความผูกพันตามสัญญา และรวมช่วงเวลาประกันผลงานอีก </w:t>
      </w:r>
      <w:r w:rsidR="00D11626" w:rsidRPr="006355BE">
        <w:rPr>
          <w:highlight w:val="yellow"/>
          <w:cs/>
        </w:rPr>
        <w:t>............ (............)</w:t>
      </w:r>
      <w:r w:rsidRPr="00EB0B51">
        <w:rPr>
          <w:cs/>
        </w:rPr>
        <w:t xml:space="preserve"> เดือน</w:t>
      </w:r>
      <w:r w:rsidR="00FA4EC8" w:rsidRPr="00EB0B51">
        <w:rPr>
          <w:cs/>
        </w:rPr>
        <w:t xml:space="preserve"> </w:t>
      </w:r>
      <w:r w:rsidRPr="00EB0B51">
        <w:rPr>
          <w:cs/>
        </w:rPr>
        <w:t>เป็นอายุของกรมธรรม์</w:t>
      </w:r>
    </w:p>
    <w:p w14:paraId="71F9FAF9" w14:textId="435FC877" w:rsidR="00907376" w:rsidRPr="00D5743A" w:rsidRDefault="00907376" w:rsidP="00F114BF">
      <w:pPr>
        <w:spacing w:before="120" w:after="0" w:line="240" w:lineRule="auto"/>
        <w:ind w:left="1080"/>
        <w:jc w:val="thaiDistribute"/>
      </w:pPr>
      <w:r w:rsidRPr="00EB0B51">
        <w:rPr>
          <w:cs/>
        </w:rPr>
        <w:t xml:space="preserve">การประกันภัยดังกล่าวข้างต้น </w:t>
      </w:r>
      <w:r w:rsidR="00D375C9" w:rsidRPr="00EB0B51">
        <w:rPr>
          <w:cs/>
        </w:rPr>
        <w:t>บริษัท</w:t>
      </w:r>
      <w:r w:rsidRPr="00EB0B51">
        <w:rPr>
          <w:cs/>
        </w:rPr>
        <w:t>จะต้องเป็นผู้รับภาระและชำระเบี้ยประกันภัยค่าธรรมเนียม และ</w:t>
      </w:r>
      <w:r w:rsidRPr="00EB0B51">
        <w:rPr>
          <w:spacing w:val="-2"/>
          <w:cs/>
        </w:rPr>
        <w:t>ค่าใช้จ่ายต่าง</w:t>
      </w:r>
      <w:r w:rsidR="000E3D71" w:rsidRPr="00EB0B51">
        <w:rPr>
          <w:spacing w:val="-2"/>
          <w:cs/>
        </w:rPr>
        <w:t xml:space="preserve"> ๆ</w:t>
      </w:r>
      <w:r w:rsidRPr="00EB0B51">
        <w:rPr>
          <w:spacing w:val="-2"/>
          <w:cs/>
        </w:rPr>
        <w:t xml:space="preserve"> รวมทั้งค่าเสียหายส่วนแรกและ</w:t>
      </w:r>
      <w:r w:rsidR="00D375C9" w:rsidRPr="00EB0B51">
        <w:rPr>
          <w:spacing w:val="-2"/>
          <w:cs/>
        </w:rPr>
        <w:t>/</w:t>
      </w:r>
      <w:r w:rsidRPr="00EB0B51">
        <w:rPr>
          <w:spacing w:val="-2"/>
          <w:cs/>
        </w:rPr>
        <w:t>หรือจำนวนเงินใด</w:t>
      </w:r>
      <w:r w:rsidR="000E3D71" w:rsidRPr="00EB0B51">
        <w:rPr>
          <w:spacing w:val="-2"/>
          <w:cs/>
        </w:rPr>
        <w:t xml:space="preserve"> ๆ</w:t>
      </w:r>
      <w:r w:rsidRPr="00EB0B51">
        <w:rPr>
          <w:spacing w:val="-2"/>
          <w:cs/>
        </w:rPr>
        <w:t xml:space="preserve"> หรือความเสียหายหรือสูญหายใด</w:t>
      </w:r>
      <w:r w:rsidR="000E3D71" w:rsidRPr="00EB0B51">
        <w:rPr>
          <w:spacing w:val="-2"/>
          <w:cs/>
        </w:rPr>
        <w:t xml:space="preserve"> ๆ</w:t>
      </w:r>
      <w:r w:rsidRPr="00EB0B51">
        <w:rPr>
          <w:cs/>
        </w:rPr>
        <w:t xml:space="preserve"> ที่กรมธรรม์ประกันภัยหรือผู้รับประกันของ</w:t>
      </w:r>
      <w:r w:rsidR="00D375C9" w:rsidRPr="00EB0B51">
        <w:rPr>
          <w:cs/>
        </w:rPr>
        <w:t>บริษัท</w:t>
      </w:r>
      <w:r w:rsidRPr="00EB0B51">
        <w:rPr>
          <w:cs/>
        </w:rPr>
        <w:t xml:space="preserve">ไม่คุ้มครองชดใช้ โดยระบุให้ตลาดหลักทรัพย์เป็นผู้รับผลประโยชน์จากกรมธรรม์ประกันภัยดังกล่าว </w:t>
      </w:r>
      <w:r w:rsidR="00FA4EC8" w:rsidRPr="00EB0B51">
        <w:rPr>
          <w:cs/>
        </w:rPr>
        <w:t xml:space="preserve">ทั้งนี้ </w:t>
      </w:r>
      <w:r w:rsidRPr="00EB0B51">
        <w:rPr>
          <w:cs/>
        </w:rPr>
        <w:t>ตลาดหลักทรัพย์จะเป็นผู้เก็บกรมธรรม์และออกหนังสือรับให้แก่</w:t>
      </w:r>
      <w:r w:rsidR="00D375C9" w:rsidRPr="00EB0B51">
        <w:rPr>
          <w:cs/>
        </w:rPr>
        <w:t>บริษัท</w:t>
      </w:r>
    </w:p>
    <w:p w14:paraId="1E1E2728" w14:textId="55451F27" w:rsidR="00AF7CC0" w:rsidRPr="00D5743A" w:rsidRDefault="003A76DC" w:rsidP="00F114BF">
      <w:pPr>
        <w:spacing w:before="12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94578F" w:rsidRPr="00EB0B51">
        <w:rPr>
          <w:b/>
          <w:bCs/>
        </w:rPr>
        <w:t>.</w:t>
      </w:r>
      <w:r w:rsidR="00000101">
        <w:rPr>
          <w:b/>
          <w:bCs/>
        </w:rPr>
        <w:t>4</w:t>
      </w:r>
      <w:r w:rsidR="00A05D10" w:rsidRPr="00EB0B51">
        <w:rPr>
          <w:b/>
          <w:bCs/>
        </w:rPr>
        <w:tab/>
      </w:r>
      <w:r w:rsidR="00AF7CC0" w:rsidRPr="00EB0B51">
        <w:rPr>
          <w:b/>
          <w:bCs/>
          <w:cs/>
        </w:rPr>
        <w:t>ทรัพย์สินทางปัญญา</w:t>
      </w:r>
    </w:p>
    <w:p w14:paraId="05D0F763" w14:textId="63734373" w:rsidR="009505F5" w:rsidRPr="00D5743A" w:rsidRDefault="00702EAD" w:rsidP="00F114BF">
      <w:pPr>
        <w:spacing w:before="120" w:after="0" w:line="240" w:lineRule="auto"/>
        <w:ind w:left="1080"/>
        <w:jc w:val="thaiDistribute"/>
      </w:pPr>
      <w:r w:rsidRPr="00EB0B51">
        <w:rPr>
          <w:spacing w:val="4"/>
          <w:cs/>
        </w:rPr>
        <w:t>บริษัท</w:t>
      </w:r>
      <w:r w:rsidR="009505F5" w:rsidRPr="00EB0B51">
        <w:rPr>
          <w:spacing w:val="4"/>
          <w:cs/>
        </w:rPr>
        <w:t>รับทราบและตกลงว่าข้อมูล</w:t>
      </w:r>
      <w:r w:rsidR="00550BD4" w:rsidRPr="00EB0B51">
        <w:rPr>
          <w:spacing w:val="4"/>
          <w:cs/>
        </w:rPr>
        <w:t>และรายละเอียด</w:t>
      </w:r>
      <w:r w:rsidR="009505F5" w:rsidRPr="00EB0B51">
        <w:rPr>
          <w:spacing w:val="4"/>
          <w:cs/>
        </w:rPr>
        <w:t>ต่าง</w:t>
      </w:r>
      <w:r w:rsidR="000E3D71" w:rsidRPr="00EB0B51">
        <w:rPr>
          <w:spacing w:val="4"/>
          <w:cs/>
        </w:rPr>
        <w:t xml:space="preserve"> ๆ</w:t>
      </w:r>
      <w:r w:rsidR="009505F5" w:rsidRPr="00EB0B51">
        <w:rPr>
          <w:spacing w:val="4"/>
          <w:cs/>
        </w:rPr>
        <w:t xml:space="preserve"> ที่ใช้ในการปฏิบัติงานตามสัญญานี้ ไม่</w:t>
      </w:r>
      <w:r w:rsidR="009505F5" w:rsidRPr="00EB0B51">
        <w:rPr>
          <w:cs/>
        </w:rPr>
        <w:t>ว่าจะเป็นข้อมูลหรือรายละเอียดที่ได้รับมาจากตลาดหลักทรัพย์ รวมถึง</w:t>
      </w:r>
      <w:r w:rsidR="00000101">
        <w:rPr>
          <w:rFonts w:hint="cs"/>
          <w:cs/>
        </w:rPr>
        <w:t>งานตามสัญญาและ</w:t>
      </w:r>
      <w:r w:rsidR="00550BD4" w:rsidRPr="00EB0B51">
        <w:rPr>
          <w:cs/>
        </w:rPr>
        <w:t>ผล</w:t>
      </w:r>
      <w:r w:rsidR="009505F5" w:rsidRPr="00EB0B51">
        <w:rPr>
          <w:cs/>
        </w:rPr>
        <w:t>งาน</w:t>
      </w:r>
      <w:r w:rsidR="00550BD4" w:rsidRPr="00EB0B51">
        <w:rPr>
          <w:cs/>
        </w:rPr>
        <w:t>ที่เกิดขึ้นจากการปฏิบัติ</w:t>
      </w:r>
      <w:r w:rsidR="009505F5" w:rsidRPr="00EB0B51">
        <w:rPr>
          <w:cs/>
        </w:rPr>
        <w:t xml:space="preserve">ตามสัญญา </w:t>
      </w:r>
      <w:r w:rsidR="001E1B55" w:rsidRPr="00EB0B51">
        <w:rPr>
          <w:spacing w:val="4"/>
          <w:cs/>
        </w:rPr>
        <w:t>แต่ไม่รวมข้อมูลหรือองค์ความรู้ที่เป็นกรรมสิทธิ์หรือทรัพย์สินทางปัญญาของบริษัท</w:t>
      </w:r>
      <w:r w:rsidR="001E1B55" w:rsidRPr="00EB0B51">
        <w:rPr>
          <w:cs/>
        </w:rPr>
        <w:t xml:space="preserve"> หรือ</w:t>
      </w:r>
      <w:r w:rsidR="001E1B55" w:rsidRPr="00EB0B51">
        <w:rPr>
          <w:spacing w:val="10"/>
          <w:cs/>
        </w:rPr>
        <w:t>เจ้าของผลิตภัณฑ์อยู่ก่อนหรือขณะทำสัญญา ถือ</w:t>
      </w:r>
      <w:r w:rsidR="009505F5" w:rsidRPr="00EB0B51">
        <w:rPr>
          <w:spacing w:val="10"/>
          <w:cs/>
        </w:rPr>
        <w:t>เป็นกรรมสิทธิ์และทรัพย์สินทางปัญญาของ</w:t>
      </w:r>
      <w:r w:rsidR="009505F5" w:rsidRPr="006355BE">
        <w:rPr>
          <w:spacing w:val="4"/>
          <w:cs/>
        </w:rPr>
        <w:t>ตลาดหลักทรัพย์แต่เพียงผู้เดียว โดย</w:t>
      </w:r>
      <w:r w:rsidRPr="006355BE">
        <w:rPr>
          <w:spacing w:val="4"/>
          <w:cs/>
        </w:rPr>
        <w:t>บริษัท</w:t>
      </w:r>
      <w:r w:rsidR="009505F5" w:rsidRPr="006355BE">
        <w:rPr>
          <w:spacing w:val="4"/>
          <w:cs/>
        </w:rPr>
        <w:t>ตกลง</w:t>
      </w:r>
      <w:r w:rsidR="00000101">
        <w:rPr>
          <w:rFonts w:hint="cs"/>
          <w:spacing w:val="4"/>
          <w:cs/>
        </w:rPr>
        <w:t>จะ</w:t>
      </w:r>
      <w:r w:rsidR="009505F5" w:rsidRPr="006355BE">
        <w:rPr>
          <w:spacing w:val="4"/>
          <w:cs/>
        </w:rPr>
        <w:t>ไม่นำ</w:t>
      </w:r>
      <w:r w:rsidR="00550BD4" w:rsidRPr="006355BE">
        <w:rPr>
          <w:spacing w:val="4"/>
          <w:cs/>
        </w:rPr>
        <w:t>ข้อ</w:t>
      </w:r>
      <w:r w:rsidR="00786F91" w:rsidRPr="006355BE">
        <w:rPr>
          <w:spacing w:val="4"/>
          <w:cs/>
        </w:rPr>
        <w:t>มู</w:t>
      </w:r>
      <w:r w:rsidR="00550BD4" w:rsidRPr="006355BE">
        <w:rPr>
          <w:spacing w:val="4"/>
          <w:cs/>
        </w:rPr>
        <w:t>ลและงานดังกล่าว</w:t>
      </w:r>
      <w:r w:rsidR="009505F5" w:rsidRPr="006355BE">
        <w:rPr>
          <w:spacing w:val="4"/>
          <w:cs/>
        </w:rPr>
        <w:t>ไปใช้เพื่อวัตถุประสงค์อื่น</w:t>
      </w:r>
      <w:r w:rsidR="009505F5" w:rsidRPr="00EB0B51">
        <w:rPr>
          <w:cs/>
        </w:rPr>
        <w:t>ใดนอกเหนือจากการปฏิบัติงานตามสัญญา ตลอดจนจะไม่นำ</w:t>
      </w:r>
      <w:r w:rsidR="00550BD4" w:rsidRPr="00EB0B51">
        <w:rPr>
          <w:cs/>
        </w:rPr>
        <w:t>ข้อมูลและ</w:t>
      </w:r>
      <w:r w:rsidR="009505F5" w:rsidRPr="00EB0B51">
        <w:rPr>
          <w:cs/>
        </w:rPr>
        <w:t xml:space="preserve">งานตามสัญญาไปให้บุคคลอื่นทำซ้ำ ดัดแปลง </w:t>
      </w:r>
      <w:r w:rsidR="009505F5" w:rsidRPr="00EB0B51">
        <w:rPr>
          <w:spacing w:val="4"/>
          <w:cs/>
        </w:rPr>
        <w:t>เผยแพร่</w:t>
      </w:r>
      <w:r w:rsidR="001E1B55" w:rsidRPr="00EB0B51">
        <w:rPr>
          <w:cs/>
        </w:rPr>
        <w:t>ต่อสาธารณชน</w:t>
      </w:r>
      <w:r w:rsidR="009505F5" w:rsidRPr="00EB0B51">
        <w:rPr>
          <w:spacing w:val="4"/>
          <w:cs/>
        </w:rPr>
        <w:t xml:space="preserve"> หรือกระทำการใด</w:t>
      </w:r>
      <w:r w:rsidR="000E3D71" w:rsidRPr="00EB0B51">
        <w:rPr>
          <w:spacing w:val="4"/>
          <w:cs/>
        </w:rPr>
        <w:t xml:space="preserve"> ๆ</w:t>
      </w:r>
      <w:r w:rsidR="009505F5" w:rsidRPr="00EB0B51">
        <w:rPr>
          <w:spacing w:val="4"/>
          <w:cs/>
        </w:rPr>
        <w:t xml:space="preserve"> อันมีลักษณะเป็นการละเมิดทรัพย์สินทางปัญญาหรือสิทธิใด</w:t>
      </w:r>
      <w:r w:rsidR="000E3D71" w:rsidRPr="00EB0B51">
        <w:rPr>
          <w:spacing w:val="4"/>
          <w:cs/>
        </w:rPr>
        <w:t xml:space="preserve"> ๆ</w:t>
      </w:r>
      <w:r w:rsidR="009505F5" w:rsidRPr="00EB0B51">
        <w:rPr>
          <w:spacing w:val="4"/>
          <w:cs/>
        </w:rPr>
        <w:t xml:space="preserve"> ของตลาด</w:t>
      </w:r>
      <w:r w:rsidR="009505F5" w:rsidRPr="00EB0B51">
        <w:rPr>
          <w:cs/>
        </w:rPr>
        <w:t>หลักทรัพย์หรือบุคคลอื่น ไม่ว่าในระหว่างระยะเวลา</w:t>
      </w:r>
      <w:r w:rsidR="00AE70FC" w:rsidRPr="00EB0B51">
        <w:rPr>
          <w:cs/>
        </w:rPr>
        <w:t>ของสัญญา</w:t>
      </w:r>
      <w:r w:rsidR="009505F5" w:rsidRPr="00EB0B51">
        <w:rPr>
          <w:cs/>
        </w:rPr>
        <w:t>และภายหลังจากที่สัญญาสิ้นสุดลงแล้วหรือไม่ก็ตาม เว้นแต่จะได้รับความยินยอมล่วงหน้าเป็นลายลักษณ์อักษรจากตลาดหลักทรัพย์</w:t>
      </w:r>
    </w:p>
    <w:p w14:paraId="3CAF39E0" w14:textId="41DFC751" w:rsidR="00550BD4" w:rsidRPr="00D5743A" w:rsidRDefault="001E1B55" w:rsidP="00F114BF">
      <w:pPr>
        <w:spacing w:before="120" w:after="0" w:line="240" w:lineRule="auto"/>
        <w:ind w:left="1080"/>
        <w:jc w:val="thaiDistribute"/>
        <w:rPr>
          <w:spacing w:val="-2"/>
        </w:rPr>
      </w:pPr>
      <w:r w:rsidRPr="00EB0B51">
        <w:rPr>
          <w:spacing w:val="-2"/>
          <w:cs/>
        </w:rPr>
        <w:t>บริษัทตกลงและรับรองว่า การปฏิบัติงานตามสัญญาของบริษัท</w:t>
      </w:r>
      <w:bookmarkStart w:id="76" w:name="_Hlk95602440"/>
      <w:r w:rsidRPr="00EB0B51">
        <w:rPr>
          <w:spacing w:val="-2"/>
          <w:cs/>
        </w:rPr>
        <w:t xml:space="preserve">ไม่ได้เกิดจากการคัดลอก ดัดแปลง เลียนแบบ ปลอมแปลง หรือการกระทำการใด ๆ อันมีลักษณะเป็นการฝ่าฝืนต่อบทบัญญัติของกฎหมาย </w:t>
      </w:r>
      <w:r w:rsidRPr="000B5F74">
        <w:rPr>
          <w:spacing w:val="2"/>
          <w:cs/>
        </w:rPr>
        <w:t>หรือศีลธรรมอันดีของประชาชน หรือเป็นการละเมิดลิขสิทธิ์ สิทธิบัตร เครื่องหมายการค้า ความลับ</w:t>
      </w:r>
      <w:r w:rsidRPr="000B5F74">
        <w:rPr>
          <w:spacing w:val="4"/>
          <w:cs/>
        </w:rPr>
        <w:t>ทางการค้า หรือสิทธิในทรัพย์สินทางปัญญาอื่นใดของบุคคลอื่น ไม่ว่าทั้งหมดหรือแต่บางส่วน</w:t>
      </w:r>
      <w:bookmarkEnd w:id="76"/>
      <w:r w:rsidRPr="000B5F74">
        <w:rPr>
          <w:spacing w:val="4"/>
          <w:cs/>
        </w:rPr>
        <w:t xml:space="preserve"> ดังนั้น </w:t>
      </w:r>
      <w:r w:rsidR="00550BD4" w:rsidRPr="000B5F74">
        <w:rPr>
          <w:spacing w:val="2"/>
          <w:cs/>
        </w:rPr>
        <w:t>ในระหว่าง</w:t>
      </w:r>
      <w:r w:rsidR="006A6C3F" w:rsidRPr="000B5F74">
        <w:rPr>
          <w:rFonts w:hint="cs"/>
          <w:spacing w:val="2"/>
          <w:cs/>
        </w:rPr>
        <w:t>ระยะเวลาของ</w:t>
      </w:r>
      <w:r w:rsidR="00550BD4" w:rsidRPr="000B5F74">
        <w:rPr>
          <w:spacing w:val="2"/>
          <w:cs/>
        </w:rPr>
        <w:t>สัญญาและ</w:t>
      </w:r>
      <w:r w:rsidR="006A6C3F" w:rsidRPr="000B5F74">
        <w:rPr>
          <w:rFonts w:hint="cs"/>
          <w:spacing w:val="2"/>
          <w:cs/>
        </w:rPr>
        <w:t>ภายหลังจากที่</w:t>
      </w:r>
      <w:r w:rsidR="00550BD4" w:rsidRPr="000B5F74">
        <w:rPr>
          <w:spacing w:val="2"/>
          <w:cs/>
        </w:rPr>
        <w:t>สัญญาสิ้นสุดลง หาก</w:t>
      </w:r>
      <w:r w:rsidRPr="000B5F74">
        <w:rPr>
          <w:spacing w:val="2"/>
          <w:cs/>
        </w:rPr>
        <w:t>มี</w:t>
      </w:r>
      <w:r w:rsidR="009505F5" w:rsidRPr="000B5F74">
        <w:rPr>
          <w:spacing w:val="2"/>
          <w:cs/>
        </w:rPr>
        <w:t>บุคคลภายนอกกล่าวอ้างหรือ</w:t>
      </w:r>
      <w:r w:rsidR="009505F5" w:rsidRPr="000B5F74">
        <w:rPr>
          <w:spacing w:val="6"/>
          <w:cs/>
        </w:rPr>
        <w:t>ใช้สิทธิเรียกร้องใด</w:t>
      </w:r>
      <w:r w:rsidR="000E3D71" w:rsidRPr="000B5F74">
        <w:rPr>
          <w:spacing w:val="6"/>
          <w:cs/>
        </w:rPr>
        <w:t xml:space="preserve"> ๆ</w:t>
      </w:r>
      <w:r w:rsidR="009505F5" w:rsidRPr="000B5F74">
        <w:rPr>
          <w:spacing w:val="6"/>
          <w:cs/>
        </w:rPr>
        <w:t xml:space="preserve"> ว่ามีการละเมิดลิขสิทธิ์หรือทรัพย์สินทางปัญญาเกี่ยวกับงานตามสัญญาหรือสิ่งที่ส่ง</w:t>
      </w:r>
      <w:r w:rsidR="009505F5" w:rsidRPr="00EB0B51">
        <w:rPr>
          <w:spacing w:val="-2"/>
          <w:cs/>
        </w:rPr>
        <w:t>มอบ ไม่ว่ากรณีใด</w:t>
      </w:r>
      <w:r w:rsidR="000E3D71" w:rsidRPr="00EB0B51">
        <w:rPr>
          <w:spacing w:val="-2"/>
          <w:cs/>
        </w:rPr>
        <w:t xml:space="preserve"> ๆ</w:t>
      </w:r>
      <w:r w:rsidR="009505F5" w:rsidRPr="00EB0B51">
        <w:rPr>
          <w:spacing w:val="-2"/>
          <w:cs/>
        </w:rPr>
        <w:t xml:space="preserve"> </w:t>
      </w:r>
      <w:r w:rsidR="006A6C3F" w:rsidRPr="006A6C3F">
        <w:rPr>
          <w:spacing w:val="-2"/>
          <w:cs/>
        </w:rPr>
        <w:t>คู่สัญญาฝ่ายที่ได้รับแจ้งการละเมิดดังกล่าว</w:t>
      </w:r>
      <w:r w:rsidRPr="00EB0B51">
        <w:rPr>
          <w:cs/>
        </w:rPr>
        <w:t>จะต้องแจ้งเป็นลายลักษณ์อักษรให้</w:t>
      </w:r>
      <w:r w:rsidR="006A6C3F">
        <w:rPr>
          <w:rFonts w:hint="cs"/>
          <w:spacing w:val="4"/>
          <w:cs/>
        </w:rPr>
        <w:t>อีกฝ่ายหนึ่งได้รับ</w:t>
      </w:r>
      <w:r w:rsidRPr="00EB0B51">
        <w:rPr>
          <w:cs/>
        </w:rPr>
        <w:t xml:space="preserve">ทราบโดยทันที </w:t>
      </w:r>
      <w:r w:rsidR="00550BD4" w:rsidRPr="00EB0B51">
        <w:rPr>
          <w:spacing w:val="-2"/>
          <w:cs/>
        </w:rPr>
        <w:t>โดยบริษัท</w:t>
      </w:r>
      <w:r w:rsidRPr="00EB0B51">
        <w:rPr>
          <w:spacing w:val="-2"/>
          <w:cs/>
        </w:rPr>
        <w:t>ตกลง</w:t>
      </w:r>
      <w:r w:rsidR="009505F5" w:rsidRPr="00EB0B51">
        <w:rPr>
          <w:spacing w:val="-2"/>
          <w:cs/>
        </w:rPr>
        <w:t>ดำเนินการทั้งปวงเพื่อให้การกล่าวอ้างหรือเรียกร้องดังกล่าวระงับสิ้นไปโดยเร็ว เพื่อให้ตลาดหลักทรัพย์สามารถใช้งาน</w:t>
      </w:r>
      <w:r w:rsidR="00AE70FC" w:rsidRPr="00EB0B51">
        <w:rPr>
          <w:cs/>
        </w:rPr>
        <w:t>ตามสัญญาหรือสิ่งที่ส่งมอบ</w:t>
      </w:r>
      <w:r w:rsidR="009505F5" w:rsidRPr="00EB0B51">
        <w:rPr>
          <w:spacing w:val="-2"/>
          <w:cs/>
        </w:rPr>
        <w:t xml:space="preserve">ได้ตามที่กำหนดไว้ในสัญญาต่อไปได้โดยเร็วที่สุด </w:t>
      </w:r>
      <w:r w:rsidRPr="00EB0B51">
        <w:rPr>
          <w:cs/>
        </w:rPr>
        <w:t>หากบริษัทไม่สามารถกระทำได้ และตลาดหลักทรัพย์ได้รับความเสียหายและ/หรือต้องรับผิดชดใช้ค่าเสียหายต่อบุคคลภายนอกเนื่องจากผลแห่งการละเมิด</w:t>
      </w:r>
      <w:r w:rsidRPr="000B5F74">
        <w:rPr>
          <w:spacing w:val="-2"/>
          <w:cs/>
        </w:rPr>
        <w:t>ทรัพย์สินทางปัญญาดังกล่าว บริษัทตกลงเป็นผู้รับผิดชอบในบรรดาความเสียหายใด</w:t>
      </w:r>
      <w:r w:rsidR="005A1ECB" w:rsidRPr="000B5F74">
        <w:rPr>
          <w:rFonts w:hint="cs"/>
          <w:spacing w:val="-2"/>
          <w:cs/>
        </w:rPr>
        <w:t xml:space="preserve"> </w:t>
      </w:r>
      <w:r w:rsidRPr="000B5F74">
        <w:rPr>
          <w:spacing w:val="-2"/>
          <w:cs/>
        </w:rPr>
        <w:t>ๆ แทนตลาดหลักทรัพย์</w:t>
      </w:r>
      <w:r w:rsidRPr="00EB0B51">
        <w:rPr>
          <w:cs/>
        </w:rPr>
        <w:t xml:space="preserve"> </w:t>
      </w:r>
    </w:p>
    <w:p w14:paraId="294C26F6" w14:textId="10BBC5DA" w:rsidR="004A10C6" w:rsidRPr="00D5743A" w:rsidRDefault="003A76DC" w:rsidP="00F114BF">
      <w:pPr>
        <w:spacing w:before="120" w:after="0" w:line="240" w:lineRule="auto"/>
        <w:ind w:left="1080" w:hanging="513"/>
        <w:jc w:val="thaiDistribute"/>
        <w:rPr>
          <w:b/>
          <w:bCs/>
        </w:rPr>
      </w:pPr>
      <w:r>
        <w:rPr>
          <w:b/>
          <w:bCs/>
        </w:rPr>
        <w:t>7</w:t>
      </w:r>
      <w:r w:rsidR="00AF7CC0" w:rsidRPr="00EB0B51">
        <w:rPr>
          <w:b/>
          <w:bCs/>
        </w:rPr>
        <w:t>.</w:t>
      </w:r>
      <w:r w:rsidR="00585675">
        <w:rPr>
          <w:b/>
          <w:bCs/>
        </w:rPr>
        <w:t>5</w:t>
      </w:r>
      <w:r w:rsidR="00AF7CC0" w:rsidRPr="00D5743A">
        <w:rPr>
          <w:b/>
          <w:bCs/>
        </w:rPr>
        <w:tab/>
      </w:r>
      <w:r w:rsidR="004A10C6" w:rsidRPr="00EB0B51">
        <w:rPr>
          <w:b/>
          <w:bCs/>
          <w:cs/>
        </w:rPr>
        <w:t>การเก็บรักษาความลับ</w:t>
      </w:r>
    </w:p>
    <w:p w14:paraId="697F6403" w14:textId="36ED1DA7" w:rsidR="00550BD4" w:rsidRPr="00D5743A" w:rsidRDefault="00AE70FC" w:rsidP="00F114BF">
      <w:pPr>
        <w:spacing w:before="120" w:after="0" w:line="240" w:lineRule="auto"/>
        <w:ind w:left="1080"/>
        <w:jc w:val="thaiDistribute"/>
      </w:pPr>
      <w:r w:rsidRPr="00EB0B51">
        <w:rPr>
          <w:cs/>
        </w:rPr>
        <w:lastRenderedPageBreak/>
        <w:t>ในระหว่างระยะเวลาของสัญญาและภายหลังจากที่สัญญาสิ้นสุดลงไม่ว่าด้วยเหตุใดก็ตาม</w:t>
      </w:r>
      <w:r w:rsidR="00BC7638" w:rsidRPr="00EB0B51">
        <w:rPr>
          <w:cs/>
        </w:rPr>
        <w:t xml:space="preserve"> บริษัทตกลงที่จะดำเนินการดังต่อไปนี้</w:t>
      </w:r>
    </w:p>
    <w:p w14:paraId="708346B8" w14:textId="51CD07F1" w:rsidR="00BC7638" w:rsidRPr="00D5743A" w:rsidRDefault="00BC7638" w:rsidP="00BC7638">
      <w:pPr>
        <w:pStyle w:val="ListParagraph"/>
        <w:numPr>
          <w:ilvl w:val="0"/>
          <w:numId w:val="45"/>
        </w:numPr>
        <w:spacing w:line="240" w:lineRule="auto"/>
        <w:ind w:hanging="720"/>
        <w:contextualSpacing w:val="0"/>
        <w:jc w:val="thaiDistribute"/>
        <w:rPr>
          <w:color w:val="000000"/>
        </w:rPr>
      </w:pPr>
      <w:r w:rsidRPr="00EB0B51">
        <w:rPr>
          <w:cs/>
        </w:rPr>
        <w:t>เก็บรักษาข้อมูลความลับทั้งหมดไว้เป็นความลับ โดยจะไม่เปิดเผยให้บุคคลใด</w:t>
      </w:r>
      <w:r w:rsidRPr="00EB0B51">
        <w:rPr>
          <w:spacing w:val="4"/>
          <w:cs/>
        </w:rPr>
        <w:t xml:space="preserve">ไม่ว่าเพื่อวัตถุประสงค์ใด และใช้ความพยายามตามสมควรในการป้องกันการเปิดเผยใด ๆ </w:t>
      </w:r>
      <w:r w:rsidRPr="00EB0B51">
        <w:rPr>
          <w:spacing w:val="-2"/>
          <w:cs/>
        </w:rPr>
        <w:t>ไม่น้อยไปกว่ามาตรการคุ้มครองความปลอดภัย และระดับการดูแลที่ใช้กับข้อมูลความลับของตน</w:t>
      </w:r>
    </w:p>
    <w:p w14:paraId="773CFECC" w14:textId="77777777" w:rsidR="00BC7638" w:rsidRPr="00D5743A" w:rsidRDefault="00BC7638" w:rsidP="00BC7638">
      <w:pPr>
        <w:pStyle w:val="ListParagraph"/>
        <w:numPr>
          <w:ilvl w:val="0"/>
          <w:numId w:val="45"/>
        </w:numPr>
        <w:spacing w:line="240" w:lineRule="auto"/>
        <w:ind w:hanging="720"/>
        <w:contextualSpacing w:val="0"/>
        <w:jc w:val="thaiDistribute"/>
        <w:rPr>
          <w:color w:val="000000"/>
        </w:rPr>
      </w:pPr>
      <w:r w:rsidRPr="00EB0B51">
        <w:rPr>
          <w:cs/>
        </w:rPr>
        <w:t xml:space="preserve">ไม่ใช้ข้อมูลความลับเพื่อวัตถุประสงค์หรือประโยชน์อื่นใด นอกจากการใช้เพื่อการปฏิบัติหน้าที่ของบริษัทตามสัญญาเท่านั้น </w:t>
      </w:r>
    </w:p>
    <w:p w14:paraId="7A07BEFC" w14:textId="655918B2" w:rsidR="00BC7638" w:rsidRPr="00D5743A" w:rsidRDefault="00BC7638" w:rsidP="00BC7638">
      <w:pPr>
        <w:pStyle w:val="ListParagraph"/>
        <w:numPr>
          <w:ilvl w:val="0"/>
          <w:numId w:val="45"/>
        </w:numPr>
        <w:spacing w:line="240" w:lineRule="auto"/>
        <w:ind w:hanging="720"/>
        <w:contextualSpacing w:val="0"/>
        <w:jc w:val="thaiDistribute"/>
        <w:rPr>
          <w:color w:val="000000"/>
        </w:rPr>
      </w:pPr>
      <w:r w:rsidRPr="00EB0B51">
        <w:rPr>
          <w:cs/>
        </w:rPr>
        <w:t>ไม่</w:t>
      </w:r>
      <w:r w:rsidRPr="00EB0B51">
        <w:rPr>
          <w:color w:val="000000"/>
          <w:cs/>
        </w:rPr>
        <w:t>พยายาม</w:t>
      </w:r>
      <w:r w:rsidR="00D93DB3">
        <w:rPr>
          <w:rFonts w:hint="cs"/>
          <w:color w:val="000000"/>
          <w:cs/>
        </w:rPr>
        <w:t>หรือกระ</w:t>
      </w:r>
      <w:r w:rsidRPr="00EB0B51">
        <w:rPr>
          <w:color w:val="000000"/>
          <w:cs/>
        </w:rPr>
        <w:t>ทำ</w:t>
      </w:r>
      <w:r w:rsidR="00D93DB3">
        <w:rPr>
          <w:rFonts w:hint="cs"/>
          <w:color w:val="000000"/>
          <w:cs/>
        </w:rPr>
        <w:t>การทำ</w:t>
      </w:r>
      <w:r w:rsidRPr="00EB0B51">
        <w:rPr>
          <w:color w:val="000000"/>
          <w:cs/>
        </w:rPr>
        <w:t xml:space="preserve">ซ้ำ รื้อ ทำวิศวกรรมย้อนกลับ </w:t>
      </w:r>
      <w:r w:rsidRPr="00D5743A">
        <w:rPr>
          <w:color w:val="000000"/>
        </w:rPr>
        <w:t xml:space="preserve">(Reverse Engineer) </w:t>
      </w:r>
      <w:r w:rsidRPr="00EB0B51">
        <w:rPr>
          <w:color w:val="000000"/>
          <w:cs/>
        </w:rPr>
        <w:t>แยกส่วน ข้อมูลความลับ หรือทำการสืบสวนรายละเอียดต่าง ๆ ของข้อมูลความลับซึ่งไม่ได้มีการเปิดเผย</w:t>
      </w:r>
    </w:p>
    <w:p w14:paraId="1636B286" w14:textId="77777777" w:rsidR="00BC7638" w:rsidRPr="00D5743A" w:rsidRDefault="00BC7638" w:rsidP="00BC7638">
      <w:pPr>
        <w:pStyle w:val="ListParagraph"/>
        <w:numPr>
          <w:ilvl w:val="0"/>
          <w:numId w:val="45"/>
        </w:numPr>
        <w:spacing w:line="240" w:lineRule="auto"/>
        <w:ind w:hanging="720"/>
        <w:contextualSpacing w:val="0"/>
        <w:jc w:val="thaiDistribute"/>
        <w:rPr>
          <w:color w:val="000000"/>
        </w:rPr>
      </w:pPr>
      <w:r w:rsidRPr="00EB0B51">
        <w:rPr>
          <w:color w:val="000000"/>
          <w:cs/>
        </w:rPr>
        <w:t>ไม่กระทำการหรือละเว้นการกระทำใดที่อาจเป็นเหตุให้</w:t>
      </w:r>
      <w:r w:rsidRPr="00EB0B51">
        <w:rPr>
          <w:cs/>
        </w:rPr>
        <w:t>ตลาดหลักทรัพย์</w:t>
      </w:r>
      <w:r w:rsidRPr="00EB0B51">
        <w:rPr>
          <w:color w:val="000000"/>
          <w:cs/>
        </w:rPr>
        <w:t xml:space="preserve">ละเมิดบทบัญญัติใด ๆ ของกฎหมายที่เกี่ยวข้อง </w:t>
      </w:r>
    </w:p>
    <w:p w14:paraId="4B6B8496" w14:textId="77777777" w:rsidR="00BC7638" w:rsidRPr="00D5743A" w:rsidRDefault="00BC7638" w:rsidP="00BC7638">
      <w:pPr>
        <w:pStyle w:val="ListParagraph"/>
        <w:numPr>
          <w:ilvl w:val="0"/>
          <w:numId w:val="45"/>
        </w:numPr>
        <w:spacing w:line="240" w:lineRule="auto"/>
        <w:ind w:hanging="720"/>
        <w:contextualSpacing w:val="0"/>
        <w:jc w:val="thaiDistribute"/>
        <w:rPr>
          <w:color w:val="000000"/>
        </w:rPr>
      </w:pPr>
      <w:r w:rsidRPr="00EB0B51">
        <w:rPr>
          <w:color w:val="000000"/>
          <w:spacing w:val="6"/>
          <w:cs/>
        </w:rPr>
        <w:t>ดำเนินการให้พนักงานผู้ปฏิบัติงานเก็บรักษาข้อมูลความลับทั้งหมดที่ได้รับรู้หรือรับทราบ ไม่</w:t>
      </w:r>
      <w:r w:rsidRPr="00EB0B51">
        <w:rPr>
          <w:color w:val="000000"/>
          <w:cs/>
        </w:rPr>
        <w:t xml:space="preserve">ว่าโดยวิธีใด ๆ จากการปฏิบัติงานตามสัญญานี้ไว้เป็นความลับ ตลอดจนดำเนินการให้พนักงานผู้ปฏิบัติงานลงนามในสัญญารักษาความลับกับตลาดหลักทรัพย์ตามที่ตลาดหลักทรัพย์ร้องขอ </w:t>
      </w:r>
    </w:p>
    <w:p w14:paraId="67FE06EC" w14:textId="3FEF7FDF" w:rsidR="00AF7CC0" w:rsidRDefault="003A76DC" w:rsidP="00F114BF">
      <w:pPr>
        <w:spacing w:before="120" w:after="0" w:line="240" w:lineRule="auto"/>
        <w:ind w:left="1080" w:hanging="513"/>
        <w:jc w:val="thaiDistribute"/>
        <w:rPr>
          <w:b/>
          <w:bCs/>
        </w:rPr>
      </w:pPr>
      <w:commentRangeStart w:id="77"/>
      <w:r>
        <w:rPr>
          <w:b/>
          <w:bCs/>
        </w:rPr>
        <w:t>7</w:t>
      </w:r>
      <w:r w:rsidR="004A10C6" w:rsidRPr="00EB0B51">
        <w:rPr>
          <w:b/>
          <w:bCs/>
        </w:rPr>
        <w:t>.</w:t>
      </w:r>
      <w:r w:rsidR="00D3705E">
        <w:rPr>
          <w:b/>
          <w:bCs/>
        </w:rPr>
        <w:t>6</w:t>
      </w:r>
      <w:r w:rsidR="004A10C6" w:rsidRPr="00EB0B51">
        <w:rPr>
          <w:b/>
          <w:bCs/>
        </w:rPr>
        <w:tab/>
      </w:r>
      <w:r w:rsidR="00AF7CC0" w:rsidRPr="00EB0B51">
        <w:rPr>
          <w:b/>
          <w:bCs/>
          <w:cs/>
        </w:rPr>
        <w:t>หลักประกัน</w:t>
      </w:r>
      <w:r w:rsidR="00D3705E">
        <w:rPr>
          <w:rFonts w:hint="cs"/>
          <w:b/>
          <w:bCs/>
          <w:cs/>
        </w:rPr>
        <w:t>และการวางหลักประกัน</w:t>
      </w:r>
      <w:commentRangeEnd w:id="77"/>
      <w:r w:rsidR="00B81DDC">
        <w:rPr>
          <w:rStyle w:val="CommentReference"/>
          <w:b/>
          <w:bCs/>
          <w:sz w:val="28"/>
          <w:szCs w:val="28"/>
        </w:rPr>
        <w:commentReference w:id="77"/>
      </w:r>
    </w:p>
    <w:p w14:paraId="61C2C192" w14:textId="18CB7267" w:rsidR="00D3705E" w:rsidRPr="000B5F74" w:rsidDel="0032460E" w:rsidRDefault="00D3705E" w:rsidP="000B5F74">
      <w:pPr>
        <w:pStyle w:val="BodyTextIndent"/>
        <w:spacing w:before="120" w:after="200"/>
        <w:ind w:left="1080" w:right="43"/>
        <w:rPr>
          <w:rFonts w:cs="Browallia New"/>
          <w:color w:val="000000" w:themeColor="text1"/>
          <w:szCs w:val="28"/>
          <w:cs/>
        </w:rPr>
      </w:pPr>
      <w:r w:rsidRPr="000B5F74">
        <w:rPr>
          <w:rFonts w:cs="Browallia New"/>
          <w:color w:val="000000" w:themeColor="text1"/>
          <w:szCs w:val="28"/>
          <w:cs/>
        </w:rPr>
        <w:t>บริษัทตกลงให้</w:t>
      </w:r>
      <w:r w:rsidR="00490DA8">
        <w:rPr>
          <w:rFonts w:cs="Browallia New" w:hint="cs"/>
          <w:color w:val="000000" w:themeColor="text1"/>
          <w:szCs w:val="28"/>
          <w:cs/>
        </w:rPr>
        <w:t>เรื่อง</w:t>
      </w:r>
      <w:r w:rsidRPr="000B5F74">
        <w:rPr>
          <w:rFonts w:cs="Browallia New"/>
          <w:color w:val="000000" w:themeColor="text1"/>
          <w:szCs w:val="28"/>
          <w:cs/>
        </w:rPr>
        <w:t>หลักประกันของสัญญาเป็นไปตามรายละเอียดซึ่งได้ทำเครื่องหมาย</w:t>
      </w:r>
      <w:r w:rsidRPr="000B5F74">
        <w:rPr>
          <w:rFonts w:cs="Browallia New"/>
          <w:color w:val="000000" w:themeColor="text1"/>
          <w:szCs w:val="28"/>
        </w:rPr>
        <w:t xml:space="preserve"> </w:t>
      </w:r>
      <w:r w:rsidRPr="000B5F74">
        <w:rPr>
          <w:rFonts w:cs="Browallia New"/>
          <w:color w:val="000000" w:themeColor="text1"/>
          <w:szCs w:val="28"/>
        </w:rPr>
        <w:sym w:font="Wingdings" w:char="F0FD"/>
      </w:r>
      <w:r w:rsidRPr="000B5F74">
        <w:rPr>
          <w:rFonts w:cs="Browallia New"/>
          <w:color w:val="000000" w:themeColor="text1"/>
          <w:szCs w:val="28"/>
        </w:rPr>
        <w:t xml:space="preserve"> </w:t>
      </w:r>
      <w:r w:rsidRPr="000B5F74">
        <w:rPr>
          <w:rFonts w:cs="Browallia New"/>
          <w:color w:val="000000" w:themeColor="text1"/>
          <w:szCs w:val="28"/>
          <w:cs/>
        </w:rPr>
        <w:t>ไว้ดังนี้</w:t>
      </w:r>
    </w:p>
    <w:tbl>
      <w:tblPr>
        <w:tblStyle w:val="TableGrid"/>
        <w:tblW w:w="8085" w:type="dxa"/>
        <w:tblInd w:w="99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714"/>
        <w:gridCol w:w="7371"/>
      </w:tblGrid>
      <w:tr w:rsidR="00D3705E" w:rsidRPr="00D3705E" w14:paraId="64C71DE1" w14:textId="77777777" w:rsidTr="000B5F74">
        <w:trPr>
          <w:trHeight w:val="79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788DD20" w14:textId="77777777" w:rsidR="00D3705E" w:rsidRPr="00B11751" w:rsidRDefault="00A1167E" w:rsidP="001A67FF">
            <w:pPr>
              <w:pStyle w:val="Style1"/>
              <w:spacing w:after="200"/>
              <w:jc w:val="both"/>
              <w:rPr>
                <w:rFonts w:ascii="Browallia New" w:hAnsi="Browallia New" w:cs="Browallia New"/>
                <w:color w:val="000000" w:themeColor="text1"/>
                <w:sz w:val="28"/>
                <w:szCs w:val="28"/>
              </w:rPr>
            </w:pPr>
            <w:sdt>
              <w:sdtPr>
                <w:rPr>
                  <w:rFonts w:ascii="Browallia New" w:hAnsi="Browallia New" w:cs="Browallia New"/>
                  <w:color w:val="000000" w:themeColor="text1"/>
                  <w:sz w:val="28"/>
                  <w:szCs w:val="28"/>
                </w:rPr>
                <w:id w:val="-14001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05E" w:rsidRPr="00B11751">
                  <w:rPr>
                    <w:rFonts w:ascii="Segoe UI Symbol" w:eastAsia="MS Gothic" w:hAnsi="Segoe UI Symbol" w:cs="Segoe UI Symbol"/>
                    <w:color w:val="000000" w:themeColor="text1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897DB5C" w14:textId="77777777" w:rsidR="00D3705E" w:rsidRPr="000B5F74" w:rsidRDefault="00D3705E" w:rsidP="001A67FF">
            <w:pPr>
              <w:pStyle w:val="Style1"/>
              <w:spacing w:after="200"/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</w:pPr>
            <w:r w:rsidRPr="000B5F74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>ไม่มีหลักประกัน</w:t>
            </w:r>
          </w:p>
        </w:tc>
      </w:tr>
      <w:tr w:rsidR="00D3705E" w:rsidRPr="00D3705E" w14:paraId="60E1E157" w14:textId="77777777" w:rsidTr="000B5F74">
        <w:tblPrEx>
          <w:shd w:val="clear" w:color="auto" w:fill="auto"/>
        </w:tblPrEx>
        <w:trPr>
          <w:trHeight w:val="79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45D22930" w14:textId="77777777" w:rsidR="00D3705E" w:rsidRPr="00B11751" w:rsidRDefault="00A1167E" w:rsidP="001A67FF">
            <w:pPr>
              <w:pStyle w:val="Style1"/>
              <w:spacing w:after="120"/>
              <w:jc w:val="both"/>
              <w:rPr>
                <w:rFonts w:ascii="Browallia New" w:hAnsi="Browallia New" w:cs="Browallia New"/>
                <w:color w:val="000000" w:themeColor="text1"/>
                <w:sz w:val="28"/>
                <w:szCs w:val="28"/>
              </w:rPr>
            </w:pPr>
            <w:sdt>
              <w:sdtPr>
                <w:rPr>
                  <w:rFonts w:ascii="Browallia New" w:hAnsi="Browallia New" w:cs="Browallia New"/>
                  <w:color w:val="000000" w:themeColor="text1"/>
                  <w:sz w:val="28"/>
                  <w:szCs w:val="28"/>
                </w:rPr>
                <w:id w:val="-1202628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05E" w:rsidRPr="00B11751">
                  <w:rPr>
                    <w:rFonts w:ascii="Segoe UI Symbol" w:eastAsia="MS Gothic" w:hAnsi="Segoe UI Symbol" w:cs="Segoe UI Symbol"/>
                    <w:color w:val="000000" w:themeColor="text1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2A82F838" w14:textId="77777777" w:rsidR="00D3705E" w:rsidRPr="000B5F74" w:rsidRDefault="00D3705E" w:rsidP="001A67FF">
            <w:pPr>
              <w:pStyle w:val="Style1"/>
              <w:spacing w:after="240"/>
              <w:jc w:val="thaiDistribute"/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</w:pPr>
            <w:r w:rsidRPr="000B5F74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 xml:space="preserve">มีหลักประกัน โดยบริษัทตกลงนำหลักประกันเป็นแคชเชียร์เช็คหรือหนังสือค้ำประกันตามแบบที่ตลาดหลักทรัพย์กำหนด เป็นจำนวนร้อยละ </w:t>
            </w:r>
            <w:r w:rsidRPr="000B5F74">
              <w:rPr>
                <w:rFonts w:ascii="Browallia New" w:hAnsi="Browallia New" w:cs="Browallia New"/>
                <w:color w:val="000000" w:themeColor="text1"/>
                <w:sz w:val="28"/>
                <w:szCs w:val="28"/>
                <w:highlight w:val="yellow"/>
              </w:rPr>
              <w:t>[</w:t>
            </w:r>
            <w:r w:rsidRPr="000B5F74">
              <w:rPr>
                <w:rFonts w:ascii="Browallia New" w:hAnsi="Browallia New" w:cs="Browallia New"/>
                <w:color w:val="000000" w:themeColor="text1"/>
                <w:sz w:val="28"/>
                <w:szCs w:val="28"/>
                <w:highlight w:val="yellow"/>
              </w:rPr>
              <w:sym w:font="Wingdings 2" w:char="F096"/>
            </w:r>
            <w:r w:rsidRPr="00B11751">
              <w:rPr>
                <w:rFonts w:ascii="Browallia New" w:hAnsi="Browallia New" w:cs="Browallia New"/>
                <w:color w:val="000000" w:themeColor="text1"/>
                <w:sz w:val="28"/>
                <w:szCs w:val="28"/>
                <w:highlight w:val="yellow"/>
              </w:rPr>
              <w:t>]</w:t>
            </w:r>
            <w:r w:rsidRPr="00B11751">
              <w:rPr>
                <w:rFonts w:ascii="Browallia New" w:hAnsi="Browallia New" w:cs="Browallia New"/>
                <w:color w:val="000000" w:themeColor="text1"/>
                <w:sz w:val="28"/>
                <w:szCs w:val="28"/>
              </w:rPr>
              <w:t xml:space="preserve"> (</w:t>
            </w:r>
            <w:r w:rsidRPr="00B11751">
              <w:rPr>
                <w:rFonts w:ascii="Browallia New" w:hAnsi="Browallia New" w:cs="Browallia New"/>
                <w:color w:val="000000" w:themeColor="text1"/>
                <w:sz w:val="28"/>
                <w:szCs w:val="28"/>
                <w:highlight w:val="yellow"/>
              </w:rPr>
              <w:t>[</w:t>
            </w:r>
            <w:r w:rsidRPr="000B5F74">
              <w:rPr>
                <w:rFonts w:ascii="Browallia New" w:hAnsi="Browallia New" w:cs="Browallia New"/>
                <w:color w:val="000000" w:themeColor="text1"/>
                <w:sz w:val="28"/>
                <w:szCs w:val="28"/>
                <w:highlight w:val="yellow"/>
              </w:rPr>
              <w:sym w:font="Wingdings 2" w:char="F096"/>
            </w:r>
            <w:r w:rsidRPr="00B11751">
              <w:rPr>
                <w:rFonts w:ascii="Browallia New" w:hAnsi="Browallia New" w:cs="Browallia New"/>
                <w:color w:val="000000" w:themeColor="text1"/>
                <w:sz w:val="28"/>
                <w:szCs w:val="28"/>
                <w:highlight w:val="yellow"/>
              </w:rPr>
              <w:t>]</w:t>
            </w:r>
            <w:r w:rsidRPr="00B11751">
              <w:rPr>
                <w:rFonts w:ascii="Browallia New" w:hAnsi="Browallia New" w:cs="Browallia New"/>
                <w:color w:val="000000" w:themeColor="text1"/>
                <w:sz w:val="28"/>
                <w:szCs w:val="28"/>
              </w:rPr>
              <w:t xml:space="preserve">) </w:t>
            </w:r>
            <w:r w:rsidRPr="00B11751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>ของค่าตอบแทนตามสัญญาทั้งหมดมามอบให้แก่ตลาดหลักทรัพย์ ตามประเภทของหลักประกันและภายในระยะเวลาดังต่อไปนี้</w:t>
            </w:r>
          </w:p>
          <w:tbl>
            <w:tblPr>
              <w:tblStyle w:val="TableGrid"/>
              <w:tblW w:w="7087" w:type="dxa"/>
              <w:tblInd w:w="1" w:type="dxa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458"/>
              <w:gridCol w:w="3652"/>
              <w:gridCol w:w="2977"/>
            </w:tblGrid>
            <w:tr w:rsidR="00D3705E" w:rsidRPr="00D3705E" w14:paraId="32919A8E" w14:textId="77777777" w:rsidTr="001A67FF">
              <w:trPr>
                <w:trHeight w:val="568"/>
              </w:trPr>
              <w:tc>
                <w:tcPr>
                  <w:tcW w:w="4110" w:type="dxa"/>
                  <w:gridSpan w:val="2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D7957C1" w14:textId="77777777" w:rsidR="00D3705E" w:rsidRPr="000B5F74" w:rsidRDefault="00D3705E" w:rsidP="001A67FF">
                  <w:pPr>
                    <w:pStyle w:val="Style1"/>
                    <w:spacing w:before="120"/>
                    <w:jc w:val="center"/>
                    <w:rPr>
                      <w:rFonts w:ascii="Browallia New" w:hAnsi="Browallia New" w:cs="Browallia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</w:pPr>
                  <w:r w:rsidRPr="000B5F74">
                    <w:rPr>
                      <w:rFonts w:ascii="Browallia New" w:hAnsi="Browallia New" w:cs="Browallia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ประเภทหลักประกัน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3287808" w14:textId="77777777" w:rsidR="00D3705E" w:rsidRPr="00D3705E" w:rsidRDefault="00D3705E" w:rsidP="001A67FF">
                  <w:pPr>
                    <w:pStyle w:val="Style1"/>
                    <w:spacing w:before="120"/>
                    <w:jc w:val="center"/>
                    <w:rPr>
                      <w:rFonts w:ascii="Browallia New" w:hAnsi="Browallia New" w:cs="Browallia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</w:pPr>
                  <w:r w:rsidRPr="00D3705E">
                    <w:rPr>
                      <w:rFonts w:ascii="Browallia New" w:hAnsi="Browallia New" w:cs="Browallia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ระยะเวลาการยื่นหลักประกัน</w:t>
                  </w:r>
                </w:p>
              </w:tc>
            </w:tr>
            <w:tr w:rsidR="00D3705E" w:rsidRPr="00D3705E" w14:paraId="5C723D72" w14:textId="77777777" w:rsidTr="001A67FF">
              <w:trPr>
                <w:trHeight w:val="396"/>
              </w:trPr>
              <w:tc>
                <w:tcPr>
                  <w:tcW w:w="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16E316A6" w14:textId="77777777" w:rsidR="00D3705E" w:rsidRPr="00B11751" w:rsidRDefault="00A1167E" w:rsidP="001A67FF">
                  <w:pPr>
                    <w:pStyle w:val="Style1"/>
                    <w:spacing w:before="120" w:after="120"/>
                    <w:jc w:val="both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</w:pPr>
                  <w:sdt>
                    <w:sdtPr>
                      <w:rPr>
                        <w:rFonts w:ascii="Browallia New" w:hAnsi="Browallia New" w:cs="Browallia New"/>
                        <w:color w:val="000000" w:themeColor="text1"/>
                        <w:sz w:val="28"/>
                        <w:szCs w:val="28"/>
                      </w:rPr>
                      <w:id w:val="-12622132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705E" w:rsidRPr="00B11751">
                        <w:rPr>
                          <w:rFonts w:ascii="Segoe UI Symbol" w:eastAsia="MS Gothic" w:hAnsi="Segoe UI Symbol" w:cs="Segoe UI Symbol"/>
                          <w:color w:val="000000" w:themeColor="text1"/>
                          <w:sz w:val="28"/>
                          <w:szCs w:val="2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36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0E8A8B6" w14:textId="77777777" w:rsidR="00D3705E" w:rsidRPr="000B5F74" w:rsidRDefault="00D3705E" w:rsidP="001A67FF">
                  <w:pPr>
                    <w:pStyle w:val="Style1"/>
                    <w:spacing w:before="120" w:after="120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</w:pP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>หลักประกันการปฏิบัติตามสัญญา (</w:t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>Performance Bond)</w:t>
                  </w:r>
                </w:p>
              </w:tc>
              <w:tc>
                <w:tcPr>
                  <w:tcW w:w="2977" w:type="dxa"/>
                  <w:tcBorders>
                    <w:left w:val="single" w:sz="4" w:space="0" w:color="auto"/>
                  </w:tcBorders>
                  <w:shd w:val="clear" w:color="auto" w:fill="FFFFFF" w:themeFill="background1"/>
                </w:tcPr>
                <w:p w14:paraId="189D0FC2" w14:textId="50AE63E9" w:rsidR="00D3705E" w:rsidRPr="000B5F74" w:rsidRDefault="00D3705E" w:rsidP="001A67FF">
                  <w:pPr>
                    <w:pStyle w:val="Style1"/>
                    <w:spacing w:before="120" w:after="120"/>
                    <w:jc w:val="thaiDistribute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</w:pPr>
                  <w:r w:rsidRPr="00D3705E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 xml:space="preserve">ภายใน </w:t>
                  </w:r>
                  <w:r w:rsidRPr="00D3705E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  <w:cs/>
                    </w:rPr>
                    <w:t>[</w:t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</w:rPr>
                    <w:sym w:font="Wingdings 2" w:char="F096"/>
                  </w:r>
                  <w:r w:rsidRPr="00B11751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</w:rPr>
                    <w:t>]</w:t>
                  </w:r>
                  <w:r w:rsidRPr="00B11751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 xml:space="preserve"> (</w:t>
                  </w:r>
                  <w:r w:rsidRPr="00B11751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</w:rPr>
                    <w:t>[</w:t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</w:rPr>
                    <w:sym w:font="Wingdings 2" w:char="F096"/>
                  </w:r>
                  <w:r w:rsidRPr="00B11751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</w:rPr>
                    <w:t>]</w:t>
                  </w:r>
                  <w:r w:rsidRPr="00B11751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>)</w:t>
                  </w:r>
                  <w:r w:rsidRPr="00B11751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 xml:space="preserve"> วัน นับจากวันที่</w:t>
                  </w:r>
                  <w:r w:rsidR="003232B7">
                    <w:rPr>
                      <w:rFonts w:ascii="Browallia New" w:hAnsi="Browallia New" w:cs="Browallia New" w:hint="cs"/>
                      <w:color w:val="000000" w:themeColor="text1"/>
                      <w:sz w:val="28"/>
                      <w:szCs w:val="28"/>
                      <w:cs/>
                    </w:rPr>
                    <w:t>ของ</w:t>
                  </w:r>
                  <w:r w:rsidRPr="00B11751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>สัญญา</w:t>
                  </w:r>
                </w:p>
              </w:tc>
            </w:tr>
            <w:tr w:rsidR="00D3705E" w:rsidRPr="00D3705E" w14:paraId="14B1740B" w14:textId="77777777" w:rsidTr="001A67FF">
              <w:tc>
                <w:tcPr>
                  <w:tcW w:w="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25AC328E" w14:textId="77777777" w:rsidR="00D3705E" w:rsidRPr="00B11751" w:rsidRDefault="00A1167E" w:rsidP="001A67FF">
                  <w:pPr>
                    <w:pStyle w:val="Style1"/>
                    <w:spacing w:before="120" w:after="120"/>
                    <w:jc w:val="both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</w:pPr>
                  <w:sdt>
                    <w:sdtPr>
                      <w:rPr>
                        <w:rFonts w:ascii="Browallia New" w:hAnsi="Browallia New" w:cs="Browallia New"/>
                        <w:color w:val="000000" w:themeColor="text1"/>
                        <w:sz w:val="28"/>
                        <w:szCs w:val="28"/>
                      </w:rPr>
                      <w:id w:val="-8667548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705E" w:rsidRPr="00B11751">
                        <w:rPr>
                          <w:rFonts w:ascii="Segoe UI Symbol" w:eastAsia="MS Gothic" w:hAnsi="Segoe UI Symbol" w:cs="Segoe UI Symbol"/>
                          <w:color w:val="000000" w:themeColor="text1"/>
                          <w:sz w:val="28"/>
                          <w:szCs w:val="2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36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A1C39E4" w14:textId="77777777" w:rsidR="00D3705E" w:rsidRPr="000B5F74" w:rsidRDefault="00D3705E" w:rsidP="001A67FF">
                  <w:pPr>
                    <w:pStyle w:val="Style1"/>
                    <w:spacing w:before="120" w:after="120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</w:pP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>หลักประกันผลงานและความชำรุดบกพร่อง (</w:t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>Maintenance Bond)</w:t>
                  </w:r>
                </w:p>
              </w:tc>
              <w:tc>
                <w:tcPr>
                  <w:tcW w:w="2977" w:type="dxa"/>
                  <w:tcBorders>
                    <w:left w:val="single" w:sz="4" w:space="0" w:color="auto"/>
                  </w:tcBorders>
                  <w:shd w:val="clear" w:color="auto" w:fill="FFFFFF" w:themeFill="background1"/>
                </w:tcPr>
                <w:p w14:paraId="07E5C489" w14:textId="77777777" w:rsidR="00D3705E" w:rsidRPr="000B5F74" w:rsidRDefault="00D3705E" w:rsidP="001A67FF">
                  <w:pPr>
                    <w:pStyle w:val="Style1"/>
                    <w:spacing w:before="120" w:after="120"/>
                    <w:jc w:val="thaiDistribute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</w:pP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 xml:space="preserve">ภายใน </w:t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  <w:cs/>
                    </w:rPr>
                    <w:t>[</w:t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</w:rPr>
                    <w:sym w:font="Wingdings 2" w:char="F096"/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</w:rPr>
                    <w:t>]</w:t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 xml:space="preserve"> (</w:t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</w:rPr>
                    <w:t>[</w:t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</w:rPr>
                    <w:sym w:font="Wingdings 2" w:char="F096"/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highlight w:val="yellow"/>
                    </w:rPr>
                    <w:t>]</w:t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>)</w:t>
                  </w:r>
                  <w:r w:rsidRPr="000B5F74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 xml:space="preserve"> วัน นับจากวันที่เริ่ม</w:t>
                  </w:r>
                  <w:r w:rsidRPr="00B11751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>ระยะเวลาก</w:t>
                  </w:r>
                  <w:r w:rsidRPr="00B11751">
                    <w:rPr>
                      <w:rFonts w:ascii="Browallia New" w:hAnsi="Browallia New" w:cs="Browallia New"/>
                      <w:sz w:val="28"/>
                      <w:szCs w:val="28"/>
                      <w:cs/>
                    </w:rPr>
                    <w:t>าร</w:t>
                  </w:r>
                  <w:r w:rsidRPr="00017C00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>รับประกัน</w:t>
                  </w:r>
                </w:p>
              </w:tc>
            </w:tr>
          </w:tbl>
          <w:p w14:paraId="76BD8D47" w14:textId="77777777" w:rsidR="00D3705E" w:rsidRPr="00D3705E" w:rsidRDefault="00D3705E" w:rsidP="001A67FF">
            <w:pPr>
              <w:pStyle w:val="Style1"/>
              <w:spacing w:before="120" w:after="120"/>
              <w:jc w:val="thaiDistribute"/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</w:pPr>
          </w:p>
        </w:tc>
      </w:tr>
    </w:tbl>
    <w:p w14:paraId="2CB32791" w14:textId="36ECCA4D" w:rsidR="00B53DB7" w:rsidRPr="003F48C3" w:rsidRDefault="00B53DB7" w:rsidP="00B53DB7">
      <w:pPr>
        <w:spacing w:before="240"/>
        <w:ind w:left="1843"/>
        <w:jc w:val="thaiDistribute"/>
        <w:rPr>
          <w:color w:val="000000" w:themeColor="text1"/>
          <w:spacing w:val="-2"/>
        </w:rPr>
      </w:pPr>
      <w:r>
        <w:rPr>
          <w:rFonts w:hint="cs"/>
          <w:color w:val="000000" w:themeColor="text1"/>
          <w:spacing w:val="-2"/>
          <w:cs/>
        </w:rPr>
        <w:t xml:space="preserve">ทั้งนี้ บริษัทตกลงจัดทำหลักประกันให้ครอบคลุมระยะเวลาในการปฏิบัติงานตามสัญญาทั้งหมด </w:t>
      </w:r>
      <w:r w:rsidR="003232B7">
        <w:rPr>
          <w:rFonts w:hint="cs"/>
          <w:color w:val="000000" w:themeColor="text1"/>
          <w:spacing w:val="-2"/>
          <w:cs/>
        </w:rPr>
        <w:t>รวมถึง</w:t>
      </w:r>
      <w:r>
        <w:rPr>
          <w:rFonts w:hint="cs"/>
          <w:color w:val="000000" w:themeColor="text1"/>
          <w:spacing w:val="-2"/>
          <w:cs/>
        </w:rPr>
        <w:t xml:space="preserve">ระยะเวลาการรับประกัน แล้วแต่กรณี </w:t>
      </w:r>
    </w:p>
    <w:p w14:paraId="781369C5" w14:textId="60515FDA" w:rsidR="00D3705E" w:rsidRPr="00D3705E" w:rsidRDefault="00D3705E" w:rsidP="00D3705E">
      <w:pPr>
        <w:spacing w:before="120" w:after="0" w:line="240" w:lineRule="auto"/>
        <w:ind w:left="1080"/>
        <w:jc w:val="thaiDistribute"/>
      </w:pPr>
      <w:r w:rsidRPr="00D3705E">
        <w:rPr>
          <w:cs/>
        </w:rPr>
        <w:t>ในระหว่างที่บริษัทยังคงมีหน้าที่และยังอาจมีความรับผิดตามสัญญา หากหลักประกันที่บริษัทได้ส่งมอบให้แก่ตลาดหลักทรัพย์ด้อยค่าลง หรือถูกบังคับจนมูลค่าลดน้อยลงกว่าเดิมไม่ว่าด้วยเหตุใด บริษัทตกลง</w:t>
      </w:r>
      <w:r w:rsidRPr="00D3705E">
        <w:rPr>
          <w:cs/>
        </w:rPr>
        <w:lastRenderedPageBreak/>
        <w:t xml:space="preserve">นำหลักประกันมาวางเพิ่มเติมให้แก่ตลาดหลักทรัพย์จนครบวงเงินหลักประกันเดิมที่เคยส่งมอบภายใน </w:t>
      </w:r>
      <w:r w:rsidRPr="00D3705E">
        <w:t>15 (</w:t>
      </w:r>
      <w:r w:rsidRPr="00D3705E">
        <w:rPr>
          <w:cs/>
        </w:rPr>
        <w:t xml:space="preserve">สิบห้า) วัน นับจากวันที่ได้รับแจ้งเป็นลายลักษณ์อักษรจากตลาดหลักทรัพย์ เพื่อให้หลักประกันยังคงมีจำนวนความรับผิดเต็มตามจำนวนอยู่เสมอ ทั้งนี้ หลักประกันที่จัดให้ใหม่หรือที่จัดให้เพิ่มเติมจะต้องเป็นหลักประกันในประเภทเดียวกันกับหลักประกันเดิมที่บริษัทได้ส่งมอบให้แก่ตลาดหลักทรัพย์ </w:t>
      </w:r>
    </w:p>
    <w:p w14:paraId="1BCDA873" w14:textId="3E0E3A86" w:rsidR="00D3705E" w:rsidRPr="00D3705E" w:rsidRDefault="00D3705E" w:rsidP="00D3705E">
      <w:pPr>
        <w:spacing w:before="120" w:after="0" w:line="240" w:lineRule="auto"/>
        <w:ind w:left="1080"/>
        <w:jc w:val="thaiDistribute"/>
      </w:pPr>
      <w:r w:rsidRPr="00D3705E">
        <w:rPr>
          <w:cs/>
        </w:rPr>
        <w:t xml:space="preserve">หากมีการแก้ไขหรือเปลี่ยนแปลงข้อกำหนดหรือรายละเอียดของงานตามสัญญาอันเป็นเหตุให้มูลค่าของงานเพิ่มขึ้น บริษัทตกลงนำหลักประกันมาวางเพิ่มเติมในจำนวนตามที่ตลาดหลักทรัพย์กำหนดภายใน </w:t>
      </w:r>
      <w:r w:rsidRPr="00D3705E">
        <w:t>15 (</w:t>
      </w:r>
      <w:r w:rsidRPr="00D3705E">
        <w:rPr>
          <w:cs/>
        </w:rPr>
        <w:t>สิบห้า) วัน นับจากวันที่ได้รับแจ้งเป็นลายลักษณ์อักษรจากตลาดหลักทรัพย์</w:t>
      </w:r>
    </w:p>
    <w:p w14:paraId="17D1AC11" w14:textId="27B13ECB" w:rsidR="00D3705E" w:rsidRPr="00D3705E" w:rsidRDefault="00D3705E" w:rsidP="00D3705E">
      <w:pPr>
        <w:spacing w:before="120" w:after="0" w:line="240" w:lineRule="auto"/>
        <w:ind w:left="1080"/>
        <w:jc w:val="thaiDistribute"/>
      </w:pPr>
      <w:r w:rsidRPr="00D3705E">
        <w:rPr>
          <w:cs/>
        </w:rPr>
        <w:t xml:space="preserve">เมื่อครบกำหนดระยะเวลาของสัญญาแล้ว หากปรากฏว่าบริษัทปฏิบัติงานตามสัญญาแล้วเสร็จครบถ้วนและเรียบร้อยสมบูรณ์ และไม่มีความรับผิดใด ๆ ตามสัญญา ตลาดหลักทรัพย์จะคืนหลักประกันให้แก่บริษัทภายใน </w:t>
      </w:r>
      <w:r w:rsidRPr="00D3705E">
        <w:t>30 (</w:t>
      </w:r>
      <w:r w:rsidRPr="00D3705E">
        <w:rPr>
          <w:cs/>
        </w:rPr>
        <w:t>สามสิบ) วัน นับจากวันที่บริษัทพ้นจากความผูกพันและความรับผิดตามสัญญาและบริษัทได้ทำหนังสือถึงตลาดหลักทรัพย์เพื่อขอรับหลักประกันดังกล่าวคืน ทั้งนี้ การคืนหลักประกันไม่ว่ากรณีใด ๆ จะคืนโดยไม่มีดอกเบี้ย</w:t>
      </w:r>
    </w:p>
    <w:p w14:paraId="3C818436" w14:textId="3259AA96" w:rsidR="0094578F" w:rsidRPr="00D5743A" w:rsidRDefault="003A76DC" w:rsidP="00286E17">
      <w:pPr>
        <w:spacing w:before="24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94578F" w:rsidRPr="00EB0B51">
        <w:rPr>
          <w:b/>
          <w:bCs/>
        </w:rPr>
        <w:t>.</w:t>
      </w:r>
      <w:r w:rsidR="00D3705E">
        <w:rPr>
          <w:b/>
          <w:bCs/>
        </w:rPr>
        <w:t>7</w:t>
      </w:r>
      <w:r w:rsidR="00A05D10" w:rsidRPr="00EB0B51">
        <w:rPr>
          <w:b/>
          <w:bCs/>
        </w:rPr>
        <w:tab/>
      </w:r>
      <w:r w:rsidR="00AF7CC0" w:rsidRPr="00EB0B51">
        <w:rPr>
          <w:b/>
          <w:bCs/>
          <w:cs/>
        </w:rPr>
        <w:t>การเปลี่ยนแปลงงานตามสัญญา</w:t>
      </w:r>
    </w:p>
    <w:p w14:paraId="4FB9DD97" w14:textId="5D303AF2" w:rsidR="00EA076C" w:rsidRPr="00D5743A" w:rsidRDefault="004E4307" w:rsidP="00286E17">
      <w:pPr>
        <w:spacing w:before="240" w:after="0" w:line="240" w:lineRule="auto"/>
        <w:ind w:left="1080"/>
        <w:jc w:val="thaiDistribute"/>
      </w:pPr>
      <w:r w:rsidRPr="00EB0B51">
        <w:rPr>
          <w:cs/>
        </w:rPr>
        <w:t>ตลาดหลักทรัพย์มีสิทธิที่จะแก้ไขหรือเปลี่ยนแปลง</w:t>
      </w:r>
      <w:r w:rsidR="006B4D93" w:rsidRPr="00EB0B51">
        <w:rPr>
          <w:cs/>
        </w:rPr>
        <w:t>งานตามสัญญา</w:t>
      </w:r>
      <w:r w:rsidRPr="00EB0B51">
        <w:rPr>
          <w:cs/>
        </w:rPr>
        <w:t xml:space="preserve"> </w:t>
      </w:r>
      <w:r w:rsidR="00697C67" w:rsidRPr="00EB0B51">
        <w:rPr>
          <w:cs/>
        </w:rPr>
        <w:t>โดย</w:t>
      </w:r>
      <w:r w:rsidRPr="00EB0B51">
        <w:rPr>
          <w:cs/>
        </w:rPr>
        <w:t>เพิ่มหรือลดปริมาณหรือขอบเขตงานตามสัญญาได้</w:t>
      </w:r>
      <w:r w:rsidR="006B4D93" w:rsidRPr="00EB0B51">
        <w:rPr>
          <w:cs/>
        </w:rPr>
        <w:t xml:space="preserve"> </w:t>
      </w:r>
      <w:r w:rsidRPr="00EB0B51">
        <w:rPr>
          <w:cs/>
        </w:rPr>
        <w:t>โดยไม่</w:t>
      </w:r>
      <w:r w:rsidR="00D3705E">
        <w:rPr>
          <w:rFonts w:hint="cs"/>
          <w:cs/>
        </w:rPr>
        <w:t>จำเป็น</w:t>
      </w:r>
      <w:r w:rsidRPr="00EB0B51">
        <w:rPr>
          <w:cs/>
        </w:rPr>
        <w:t>ต้อง</w:t>
      </w:r>
      <w:r w:rsidR="00697C67" w:rsidRPr="00EB0B51">
        <w:rPr>
          <w:cs/>
        </w:rPr>
        <w:t>บอกเลิก</w:t>
      </w:r>
      <w:r w:rsidRPr="00EB0B51">
        <w:rPr>
          <w:cs/>
        </w:rPr>
        <w:t>สัญญาและ</w:t>
      </w:r>
      <w:r w:rsidR="00D3705E">
        <w:t>/</w:t>
      </w:r>
      <w:r w:rsidR="00D3705E">
        <w:rPr>
          <w:rFonts w:hint="cs"/>
          <w:cs/>
        </w:rPr>
        <w:t>หรือ</w:t>
      </w:r>
      <w:r w:rsidRPr="00EB0B51">
        <w:rPr>
          <w:cs/>
        </w:rPr>
        <w:t>ไม่เป็นเหตุให้สัญญา</w:t>
      </w:r>
      <w:r w:rsidR="006B4D93" w:rsidRPr="00EB0B51">
        <w:rPr>
          <w:cs/>
        </w:rPr>
        <w:t>เสื่อม</w:t>
      </w:r>
      <w:r w:rsidRPr="00EB0B51">
        <w:rPr>
          <w:cs/>
        </w:rPr>
        <w:t>เสียไป</w:t>
      </w:r>
    </w:p>
    <w:p w14:paraId="2876B8C2" w14:textId="29728037" w:rsidR="00EA076C" w:rsidRPr="00D5743A" w:rsidRDefault="003A76DC" w:rsidP="00286E17">
      <w:pPr>
        <w:spacing w:before="240" w:after="0" w:line="240" w:lineRule="auto"/>
        <w:ind w:left="1080" w:hanging="513"/>
        <w:jc w:val="thaiDistribute"/>
        <w:rPr>
          <w:b/>
          <w:bCs/>
        </w:rPr>
      </w:pPr>
      <w:r>
        <w:rPr>
          <w:b/>
          <w:bCs/>
        </w:rPr>
        <w:t>7</w:t>
      </w:r>
      <w:r w:rsidR="0094578F" w:rsidRPr="00EB0B51">
        <w:rPr>
          <w:b/>
          <w:bCs/>
        </w:rPr>
        <w:t>.</w:t>
      </w:r>
      <w:r w:rsidR="00D3705E">
        <w:rPr>
          <w:b/>
          <w:bCs/>
        </w:rPr>
        <w:t>8</w:t>
      </w:r>
      <w:r w:rsidR="00A05D10" w:rsidRPr="00EB0B51">
        <w:rPr>
          <w:b/>
          <w:bCs/>
        </w:rPr>
        <w:tab/>
      </w:r>
      <w:r w:rsidR="00697C67" w:rsidRPr="00EB0B51">
        <w:rPr>
          <w:b/>
          <w:bCs/>
          <w:cs/>
        </w:rPr>
        <w:t>การฝ่าฝืน หรือไม่ปฏิบัติตามสัญญา</w:t>
      </w:r>
    </w:p>
    <w:p w14:paraId="6D9AA837" w14:textId="1D5FE173" w:rsidR="00EA076C" w:rsidRPr="00D5743A" w:rsidRDefault="000D363D" w:rsidP="00286E17">
      <w:pPr>
        <w:spacing w:before="240" w:after="0" w:line="240" w:lineRule="auto"/>
        <w:ind w:left="1080"/>
        <w:jc w:val="thaiDistribute"/>
      </w:pPr>
      <w:r w:rsidRPr="00EB0B51">
        <w:rPr>
          <w:cs/>
        </w:rPr>
        <w:t>ในกรณีที่</w:t>
      </w:r>
      <w:r w:rsidR="00D96124" w:rsidRPr="00EB0B51">
        <w:rPr>
          <w:cs/>
        </w:rPr>
        <w:t>บริษัท</w:t>
      </w:r>
      <w:r w:rsidRPr="00EB0B51">
        <w:rPr>
          <w:cs/>
        </w:rPr>
        <w:t xml:space="preserve">ปฏิบัติฝ่าฝืนสัญญาข้อหนึ่งข้อใด </w:t>
      </w:r>
      <w:r w:rsidR="004712DB" w:rsidRPr="00EB0B51">
        <w:rPr>
          <w:cs/>
        </w:rPr>
        <w:t>หรือปฏิบัติงานตามสัญญาล่าช้า หรือปฏิบัติงานตาม</w:t>
      </w:r>
      <w:r w:rsidR="004712DB" w:rsidRPr="00EB0B51">
        <w:rPr>
          <w:spacing w:val="12"/>
          <w:cs/>
        </w:rPr>
        <w:t xml:space="preserve">สัญญาไม่ถูกต้องครบถ้วนหรือไม่ได้คุณภาพตามที่ระบุไว้ในสัญญา </w:t>
      </w:r>
      <w:r w:rsidRPr="00EB0B51">
        <w:rPr>
          <w:spacing w:val="12"/>
          <w:cs/>
        </w:rPr>
        <w:t>หรือกรณีที่มีเหตุอื่นให้ตลาด</w:t>
      </w:r>
      <w:r w:rsidRPr="00EB0B51">
        <w:rPr>
          <w:cs/>
        </w:rPr>
        <w:t>หลักทรัพย์เชื่อได้ว่า</w:t>
      </w:r>
      <w:r w:rsidR="00D96124" w:rsidRPr="00EB0B51">
        <w:rPr>
          <w:cs/>
        </w:rPr>
        <w:t>บริษัท</w:t>
      </w:r>
      <w:r w:rsidRPr="00EB0B51">
        <w:rPr>
          <w:cs/>
        </w:rPr>
        <w:t>ไม่สามารถปฏิบัติงานตามสัญญาได้ หรือจะสำเร็จไม่ทันตามกำหนด</w:t>
      </w:r>
      <w:r w:rsidRPr="00EB0B51">
        <w:rPr>
          <w:spacing w:val="8"/>
          <w:cs/>
        </w:rPr>
        <w:t xml:space="preserve">ระยะเวลาตามสัญญา </w:t>
      </w:r>
      <w:r w:rsidR="004712DB" w:rsidRPr="00EB0B51">
        <w:rPr>
          <w:spacing w:val="8"/>
          <w:cs/>
        </w:rPr>
        <w:t>ทั้งนี้ โดยไม่ได้เกิดจากความผิดหรือความบกพร่องของตลาดหลักทรัพย์ เหตุ</w:t>
      </w:r>
      <w:r w:rsidR="004712DB" w:rsidRPr="00EB0B51">
        <w:rPr>
          <w:cs/>
        </w:rPr>
        <w:t>สุดวิสัย หรือเกิดจากพฤติการณ์</w:t>
      </w:r>
      <w:r w:rsidR="001B4628" w:rsidRPr="00EB0B51">
        <w:rPr>
          <w:cs/>
        </w:rPr>
        <w:t>อื่น</w:t>
      </w:r>
      <w:r w:rsidR="004712DB" w:rsidRPr="00EB0B51">
        <w:rPr>
          <w:cs/>
        </w:rPr>
        <w:t xml:space="preserve">ใดที่บริษัทไม่ต้องรับผิดตามกฎหมาย </w:t>
      </w:r>
      <w:r w:rsidRPr="00EB0B51">
        <w:rPr>
          <w:cs/>
        </w:rPr>
        <w:t>ตลาดหลักทรัพย์มีสิทธิกระทำการดังต่อไปนี้ทั้งหมดหรือบางส่วน</w:t>
      </w:r>
    </w:p>
    <w:p w14:paraId="61343998" w14:textId="0EF0626E" w:rsidR="00EA076C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t>7</w:t>
      </w:r>
      <w:r w:rsidR="000D363D" w:rsidRPr="00EB0B51">
        <w:t>.</w:t>
      </w:r>
      <w:r w:rsidR="00D3705E">
        <w:t>8</w:t>
      </w:r>
      <w:r w:rsidR="000D363D" w:rsidRPr="00EB0B51">
        <w:t>.</w:t>
      </w:r>
      <w:r w:rsidR="000D363D" w:rsidRPr="00D5743A">
        <w:t>1</w:t>
      </w:r>
      <w:r w:rsidR="000D363D" w:rsidRPr="00EB0B51">
        <w:tab/>
      </w:r>
      <w:r w:rsidR="000D363D" w:rsidRPr="00EB0B51">
        <w:rPr>
          <w:cs/>
        </w:rPr>
        <w:t>ให้ถือเอางานตามสัญญานี้เป็นของตลาดหลักทรัพย์ทันที ทั้งนี้ ให้รวมถึงงานที่อยู่ในระหว่าง</w:t>
      </w:r>
      <w:r w:rsidR="00D3705E">
        <w:rPr>
          <w:rFonts w:hint="cs"/>
          <w:cs/>
        </w:rPr>
        <w:t>การ</w:t>
      </w:r>
      <w:r w:rsidR="000D363D" w:rsidRPr="00EB0B51">
        <w:rPr>
          <w:cs/>
        </w:rPr>
        <w:t>ดำเนินการของ</w:t>
      </w:r>
      <w:r w:rsidR="00D96124" w:rsidRPr="00EB0B51">
        <w:rPr>
          <w:cs/>
        </w:rPr>
        <w:t>บริษัท</w:t>
      </w:r>
      <w:r w:rsidR="000D363D" w:rsidRPr="00EB0B51">
        <w:rPr>
          <w:cs/>
        </w:rPr>
        <w:t>ด้วย</w:t>
      </w:r>
    </w:p>
    <w:p w14:paraId="2B92608D" w14:textId="1A4E68F4" w:rsidR="00EA076C" w:rsidRPr="00EB0B51" w:rsidRDefault="003A76DC" w:rsidP="00286E17">
      <w:pPr>
        <w:spacing w:before="240" w:after="0" w:line="240" w:lineRule="auto"/>
        <w:ind w:left="1800" w:hanging="709"/>
        <w:jc w:val="thaiDistribute"/>
        <w:rPr>
          <w:cs/>
        </w:rPr>
      </w:pPr>
      <w:r>
        <w:t>7</w:t>
      </w:r>
      <w:r w:rsidR="000D363D" w:rsidRPr="00EB0B51">
        <w:t>.</w:t>
      </w:r>
      <w:r w:rsidR="00D3705E">
        <w:t>8</w:t>
      </w:r>
      <w:r w:rsidR="000D363D" w:rsidRPr="00EB0B51">
        <w:t>.</w:t>
      </w:r>
      <w:r w:rsidR="000D363D" w:rsidRPr="00D5743A">
        <w:t>2</w:t>
      </w:r>
      <w:r w:rsidR="000D363D" w:rsidRPr="00EB0B51">
        <w:tab/>
      </w:r>
      <w:r w:rsidR="000D363D" w:rsidRPr="000B5F74">
        <w:rPr>
          <w:cs/>
        </w:rPr>
        <w:t xml:space="preserve">บังคับเอากับหลักประกันตามสัญญา </w:t>
      </w:r>
      <w:r w:rsidR="00A71BA4" w:rsidRPr="000B5F74">
        <w:rPr>
          <w:cs/>
        </w:rPr>
        <w:t>(ถ้ามี)</w:t>
      </w:r>
      <w:r w:rsidR="004712DB" w:rsidRPr="000B5F74">
        <w:rPr>
          <w:cs/>
        </w:rPr>
        <w:t xml:space="preserve"> </w:t>
      </w:r>
      <w:r w:rsidR="00D3705E" w:rsidRPr="000B5F74">
        <w:rPr>
          <w:rFonts w:hint="cs"/>
          <w:cs/>
        </w:rPr>
        <w:t>ไม่ว่า</w:t>
      </w:r>
      <w:r w:rsidR="004712DB" w:rsidRPr="000B5F74">
        <w:rPr>
          <w:cs/>
        </w:rPr>
        <w:t xml:space="preserve">ทั้งหมดหรือบางส่วน </w:t>
      </w:r>
      <w:r w:rsidR="00D3705E">
        <w:rPr>
          <w:rFonts w:hint="cs"/>
          <w:cs/>
        </w:rPr>
        <w:t>ตามที่</w:t>
      </w:r>
      <w:r w:rsidR="004712DB" w:rsidRPr="000B5F74">
        <w:rPr>
          <w:cs/>
        </w:rPr>
        <w:t>ตลาดหลักทรัพย์</w:t>
      </w:r>
      <w:r w:rsidR="004712DB" w:rsidRPr="00EB0B51">
        <w:rPr>
          <w:cs/>
        </w:rPr>
        <w:t>เห็นสมควร</w:t>
      </w:r>
    </w:p>
    <w:p w14:paraId="298EBD04" w14:textId="14C8CFF2" w:rsidR="00EA076C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t>7</w:t>
      </w:r>
      <w:r w:rsidR="000D363D" w:rsidRPr="00EB0B51">
        <w:t>.</w:t>
      </w:r>
      <w:r w:rsidR="00D3705E">
        <w:t>8</w:t>
      </w:r>
      <w:r w:rsidR="000D363D" w:rsidRPr="00EB0B51">
        <w:t>.</w:t>
      </w:r>
      <w:r w:rsidR="000D363D" w:rsidRPr="00D5743A">
        <w:t>3</w:t>
      </w:r>
      <w:r w:rsidR="000D363D" w:rsidRPr="00EB0B51">
        <w:t xml:space="preserve"> </w:t>
      </w:r>
      <w:r w:rsidR="000D363D" w:rsidRPr="00EB0B51">
        <w:tab/>
      </w:r>
      <w:r w:rsidR="000D363D" w:rsidRPr="00EB0B51">
        <w:rPr>
          <w:cs/>
        </w:rPr>
        <w:t>ยึดหน่วงค่าตอบแทนตามสัญญาที่ตลาดหลักทรัพย์จะต้องชำระแก่</w:t>
      </w:r>
      <w:r w:rsidR="00D96124" w:rsidRPr="00EB0B51">
        <w:rPr>
          <w:cs/>
        </w:rPr>
        <w:t>บริษัท</w:t>
      </w:r>
    </w:p>
    <w:p w14:paraId="63F61A58" w14:textId="6B6C9DBC" w:rsidR="00EA076C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t>7</w:t>
      </w:r>
      <w:r w:rsidR="000D363D" w:rsidRPr="00EB0B51">
        <w:t>.</w:t>
      </w:r>
      <w:r w:rsidR="00D3705E">
        <w:t>8</w:t>
      </w:r>
      <w:r w:rsidR="00836CB5" w:rsidRPr="00EB0B51">
        <w:t>.</w:t>
      </w:r>
      <w:r w:rsidR="000D363D" w:rsidRPr="00D5743A">
        <w:t>4</w:t>
      </w:r>
      <w:r w:rsidR="000D363D" w:rsidRPr="00EB0B51">
        <w:t xml:space="preserve"> </w:t>
      </w:r>
      <w:r w:rsidR="000D363D" w:rsidRPr="00EB0B51">
        <w:tab/>
      </w:r>
      <w:r w:rsidR="000D363D" w:rsidRPr="00EB0B51">
        <w:rPr>
          <w:cs/>
        </w:rPr>
        <w:t>เรียกค่าเสียหายอื่นใดจาก</w:t>
      </w:r>
      <w:r w:rsidR="00D96124" w:rsidRPr="00EB0B51">
        <w:rPr>
          <w:cs/>
        </w:rPr>
        <w:t>บริษัท</w:t>
      </w:r>
    </w:p>
    <w:p w14:paraId="735D7E47" w14:textId="55965076" w:rsidR="00EA076C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t>7</w:t>
      </w:r>
      <w:r w:rsidR="000D363D" w:rsidRPr="00EB0B51">
        <w:t>.</w:t>
      </w:r>
      <w:r w:rsidR="00D3705E">
        <w:t>8</w:t>
      </w:r>
      <w:r w:rsidR="000D363D" w:rsidRPr="00EB0B51">
        <w:t>.</w:t>
      </w:r>
      <w:r w:rsidR="000D363D" w:rsidRPr="00D5743A">
        <w:t>5</w:t>
      </w:r>
      <w:r w:rsidR="000D363D" w:rsidRPr="00EB0B51">
        <w:t xml:space="preserve"> </w:t>
      </w:r>
      <w:r w:rsidR="000D363D" w:rsidRPr="00EB0B51">
        <w:tab/>
      </w:r>
      <w:r w:rsidR="000D363D" w:rsidRPr="00EB0B51">
        <w:rPr>
          <w:cs/>
        </w:rPr>
        <w:t>หักกลบลบหนี้ ค่าใช้จ่าย</w:t>
      </w:r>
      <w:r w:rsidR="00962D41" w:rsidRPr="00EB0B51">
        <w:rPr>
          <w:cs/>
        </w:rPr>
        <w:t xml:space="preserve"> </w:t>
      </w:r>
      <w:r w:rsidR="000D363D" w:rsidRPr="00EB0B51">
        <w:rPr>
          <w:cs/>
        </w:rPr>
        <w:t>และค่าเสียหายอื่นใดที่ตลาดหลักทรัพย์มีสิทธิเรียกจาก</w:t>
      </w:r>
      <w:r w:rsidR="00D96124" w:rsidRPr="00EB0B51">
        <w:rPr>
          <w:cs/>
        </w:rPr>
        <w:t>บริษัท</w:t>
      </w:r>
      <w:r w:rsidR="001B4628" w:rsidRPr="00EB0B51">
        <w:rPr>
          <w:cs/>
        </w:rPr>
        <w:t>ได้</w:t>
      </w:r>
      <w:r w:rsidR="000D363D" w:rsidRPr="00EB0B51">
        <w:rPr>
          <w:cs/>
        </w:rPr>
        <w:t>ตามสัญญา</w:t>
      </w:r>
      <w:r w:rsidR="00962D41" w:rsidRPr="00EB0B51">
        <w:rPr>
          <w:cs/>
        </w:rPr>
        <w:t xml:space="preserve"> กับค่าตอบแทนตามสัญญาที่ตลาดหลักทรัพย์จะต้องชำระ</w:t>
      </w:r>
      <w:r w:rsidR="00896C4C">
        <w:rPr>
          <w:rFonts w:hint="cs"/>
          <w:cs/>
        </w:rPr>
        <w:t>แก่</w:t>
      </w:r>
      <w:r w:rsidR="00962D41" w:rsidRPr="00EB0B51">
        <w:rPr>
          <w:cs/>
        </w:rPr>
        <w:t>บริษัท หรือหลักประกันตามสัญญา</w:t>
      </w:r>
      <w:r w:rsidR="000D363D" w:rsidRPr="00EB0B51">
        <w:rPr>
          <w:cs/>
        </w:rPr>
        <w:t>ได้ทันที</w:t>
      </w:r>
    </w:p>
    <w:p w14:paraId="64C2619A" w14:textId="25B6CE36" w:rsidR="002A190C" w:rsidRPr="00EB0B51" w:rsidRDefault="003A76DC" w:rsidP="00286E17">
      <w:pPr>
        <w:spacing w:before="240" w:after="0" w:line="240" w:lineRule="auto"/>
        <w:ind w:left="1800" w:hanging="709"/>
        <w:jc w:val="thaiDistribute"/>
        <w:rPr>
          <w:cs/>
        </w:rPr>
      </w:pPr>
      <w:r>
        <w:lastRenderedPageBreak/>
        <w:t>7</w:t>
      </w:r>
      <w:r w:rsidR="002A190C" w:rsidRPr="00EB0B51">
        <w:t>.</w:t>
      </w:r>
      <w:r w:rsidR="00D3705E">
        <w:t>8</w:t>
      </w:r>
      <w:r w:rsidR="002A190C" w:rsidRPr="00EB0B51">
        <w:t>.</w:t>
      </w:r>
      <w:r w:rsidR="002A190C" w:rsidRPr="00D5743A">
        <w:t>6</w:t>
      </w:r>
      <w:r w:rsidR="002A190C" w:rsidRPr="00D5743A">
        <w:tab/>
      </w:r>
      <w:r w:rsidR="002A190C" w:rsidRPr="00EB0B51">
        <w:rPr>
          <w:cs/>
        </w:rPr>
        <w:t>ว่าจ้าง</w:t>
      </w:r>
      <w:r w:rsidR="00267588" w:rsidRPr="00EB0B51">
        <w:rPr>
          <w:cs/>
        </w:rPr>
        <w:t>บุคคล</w:t>
      </w:r>
      <w:r w:rsidR="002A190C" w:rsidRPr="00EB0B51">
        <w:rPr>
          <w:cs/>
        </w:rPr>
        <w:t>อื่นเพื่อดำเนินการแทน โดย</w:t>
      </w:r>
      <w:r w:rsidR="000956FB" w:rsidRPr="00EB0B51">
        <w:rPr>
          <w:cs/>
        </w:rPr>
        <w:t>บริษัท</w:t>
      </w:r>
      <w:r w:rsidR="002A190C" w:rsidRPr="00EB0B51">
        <w:rPr>
          <w:cs/>
        </w:rPr>
        <w:t>มีหน้าที่ชำระค่าใช้จ่ายทั้งหมดที่เกิดขึ้น</w:t>
      </w:r>
      <w:r w:rsidR="00F94347" w:rsidRPr="00EB0B51">
        <w:rPr>
          <w:cs/>
        </w:rPr>
        <w:t>จากการ</w:t>
      </w:r>
      <w:r w:rsidR="00F03134" w:rsidRPr="00EB0B51">
        <w:rPr>
          <w:cs/>
        </w:rPr>
        <w:t>ว่าจ้าง</w:t>
      </w:r>
      <w:r w:rsidR="001B4628" w:rsidRPr="00EB0B51">
        <w:rPr>
          <w:cs/>
        </w:rPr>
        <w:t>บุคคลอื่น</w:t>
      </w:r>
      <w:r w:rsidR="00D3705E">
        <w:rPr>
          <w:rFonts w:hint="cs"/>
          <w:cs/>
        </w:rPr>
        <w:t>เพื่อ</w:t>
      </w:r>
      <w:r w:rsidR="00F03134" w:rsidRPr="00EB0B51">
        <w:rPr>
          <w:cs/>
        </w:rPr>
        <w:t>ดำเนินการแทน</w:t>
      </w:r>
      <w:r w:rsidR="00873605" w:rsidRPr="00EB0B51">
        <w:rPr>
          <w:cs/>
        </w:rPr>
        <w:t>ด้วย</w:t>
      </w:r>
    </w:p>
    <w:p w14:paraId="10273BDF" w14:textId="4A8C97F8" w:rsidR="00EA076C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t>7</w:t>
      </w:r>
      <w:r w:rsidR="00D96124" w:rsidRPr="00EB0B51">
        <w:t>.</w:t>
      </w:r>
      <w:r w:rsidR="00D3705E">
        <w:t>8</w:t>
      </w:r>
      <w:r w:rsidR="00836CB5" w:rsidRPr="00EB0B51">
        <w:t>.</w:t>
      </w:r>
      <w:r w:rsidR="00AD6C47" w:rsidRPr="00D5743A">
        <w:t>7</w:t>
      </w:r>
      <w:r w:rsidR="00D96124" w:rsidRPr="00D5743A">
        <w:tab/>
      </w:r>
      <w:r w:rsidR="000D363D" w:rsidRPr="00EB0B51">
        <w:rPr>
          <w:cs/>
        </w:rPr>
        <w:t>ปรับ</w:t>
      </w:r>
      <w:r w:rsidR="00D96124" w:rsidRPr="00EB0B51">
        <w:rPr>
          <w:cs/>
        </w:rPr>
        <w:t>บริษัท</w:t>
      </w:r>
      <w:r w:rsidR="000D363D" w:rsidRPr="00EB0B51">
        <w:rPr>
          <w:cs/>
        </w:rPr>
        <w:t>เป็นรายวันในอัตรา</w:t>
      </w:r>
      <w:commentRangeStart w:id="78"/>
      <w:r w:rsidR="0078092B" w:rsidRPr="00896C4C">
        <w:rPr>
          <w:highlight w:val="yellow"/>
          <w:cs/>
        </w:rPr>
        <w:t xml:space="preserve">ร้อยละ </w:t>
      </w:r>
      <w:r w:rsidR="0078092B" w:rsidRPr="00896C4C">
        <w:rPr>
          <w:highlight w:val="yellow"/>
        </w:rPr>
        <w:t>0.2</w:t>
      </w:r>
      <w:r w:rsidR="000D363D" w:rsidRPr="00896C4C">
        <w:rPr>
          <w:highlight w:val="yellow"/>
        </w:rPr>
        <w:t xml:space="preserve"> (</w:t>
      </w:r>
      <w:r w:rsidR="0078092B" w:rsidRPr="00896C4C">
        <w:rPr>
          <w:highlight w:val="yellow"/>
          <w:cs/>
        </w:rPr>
        <w:t>ศูนย์จุด</w:t>
      </w:r>
      <w:r w:rsidR="0078092B" w:rsidRPr="00B11751">
        <w:rPr>
          <w:highlight w:val="yellow"/>
          <w:cs/>
        </w:rPr>
        <w:t>สอง</w:t>
      </w:r>
      <w:r w:rsidR="000D363D" w:rsidRPr="00B46057">
        <w:rPr>
          <w:highlight w:val="yellow"/>
          <w:cs/>
        </w:rPr>
        <w:t>)</w:t>
      </w:r>
      <w:r w:rsidR="000D363D" w:rsidRPr="00EB0B51">
        <w:rPr>
          <w:color w:val="FF0000"/>
          <w:cs/>
        </w:rPr>
        <w:t xml:space="preserve"> </w:t>
      </w:r>
      <w:commentRangeEnd w:id="78"/>
      <w:r w:rsidR="0087331C" w:rsidRPr="00EB0B51">
        <w:rPr>
          <w:rStyle w:val="CommentReference"/>
          <w:sz w:val="28"/>
          <w:szCs w:val="28"/>
          <w:cs/>
        </w:rPr>
        <w:commentReference w:id="78"/>
      </w:r>
      <w:r w:rsidR="000D363D" w:rsidRPr="00EB0B51">
        <w:rPr>
          <w:cs/>
        </w:rPr>
        <w:t>ของค่าตอบแทน</w:t>
      </w:r>
      <w:r w:rsidR="00B12508" w:rsidRPr="00EB0B51">
        <w:rPr>
          <w:cs/>
        </w:rPr>
        <w:t>ตามสัญญา</w:t>
      </w:r>
      <w:r w:rsidR="002A5BF8" w:rsidRPr="00EB0B51">
        <w:rPr>
          <w:cs/>
        </w:rPr>
        <w:t xml:space="preserve">ที่ยังไม่ได้ตรวจรับมอบ แต่จะต้องไม่ต่ำกว่าวันละ </w:t>
      </w:r>
      <w:r w:rsidR="002A5BF8" w:rsidRPr="00D5743A">
        <w:t xml:space="preserve">100 </w:t>
      </w:r>
      <w:r w:rsidR="00B12508" w:rsidRPr="00D5743A">
        <w:t>(</w:t>
      </w:r>
      <w:r w:rsidR="00B12508" w:rsidRPr="00EB0B51">
        <w:rPr>
          <w:cs/>
        </w:rPr>
        <w:t>หนึ่งร้อย</w:t>
      </w:r>
      <w:r w:rsidR="00B12508" w:rsidRPr="00D5743A">
        <w:t xml:space="preserve">) </w:t>
      </w:r>
      <w:r w:rsidR="002A5BF8" w:rsidRPr="00EB0B51">
        <w:rPr>
          <w:cs/>
        </w:rPr>
        <w:t>บาท</w:t>
      </w:r>
      <w:r w:rsidR="0078092B" w:rsidRPr="00EB0B51">
        <w:rPr>
          <w:cs/>
        </w:rPr>
        <w:t xml:space="preserve"> </w:t>
      </w:r>
      <w:r w:rsidR="000D363D" w:rsidRPr="00EB0B51">
        <w:rPr>
          <w:cs/>
        </w:rPr>
        <w:t>นับแต่วันที่บริษัทปฏิบัติฝ่าฝืนสัญญาหรือไม่สามารถปฏิบัติตามสัญญา</w:t>
      </w:r>
      <w:r w:rsidR="001B4628" w:rsidRPr="00EB0B51">
        <w:rPr>
          <w:cs/>
        </w:rPr>
        <w:t xml:space="preserve"> </w:t>
      </w:r>
      <w:r w:rsidR="000D363D" w:rsidRPr="00EB0B51">
        <w:rPr>
          <w:cs/>
        </w:rPr>
        <w:t>จนถึงวันที่บริษัทได้ปฏิบัติตามสัญญา</w:t>
      </w:r>
      <w:r w:rsidR="001B4628" w:rsidRPr="00EB0B51">
        <w:rPr>
          <w:cs/>
        </w:rPr>
        <w:t>ถูกต้องและครบถ้วน</w:t>
      </w:r>
      <w:r w:rsidR="000D363D" w:rsidRPr="00EB0B51">
        <w:rPr>
          <w:cs/>
        </w:rPr>
        <w:t xml:space="preserve"> หรือวันที่</w:t>
      </w:r>
      <w:r w:rsidR="00881899" w:rsidRPr="00EB0B51">
        <w:rPr>
          <w:cs/>
        </w:rPr>
        <w:t>ตลาดหลักทรัพย์</w:t>
      </w:r>
      <w:r w:rsidR="000D363D" w:rsidRPr="00EB0B51">
        <w:rPr>
          <w:cs/>
        </w:rPr>
        <w:t>บอกเลิกสัญญา แล้วแต่กรณี</w:t>
      </w:r>
      <w:r w:rsidR="00836CB5" w:rsidRPr="00EB0B51">
        <w:rPr>
          <w:cs/>
        </w:rPr>
        <w:t xml:space="preserve"> </w:t>
      </w:r>
      <w:commentRangeStart w:id="79"/>
      <w:r w:rsidR="00D3705E" w:rsidRPr="00D3705E">
        <w:rPr>
          <w:cs/>
        </w:rPr>
        <w:t>ทั้งนี้ จำนวนค่าปรับสุทธิตามข้อนี้จะไม่เกินกว่าค่าตอบแทนตามสัญญาทั้งหมดที่กำหนดไว้ในสัญญาฉบับนี้</w:t>
      </w:r>
      <w:commentRangeEnd w:id="79"/>
      <w:r w:rsidR="009608BD" w:rsidRPr="00D5743A">
        <w:rPr>
          <w:rStyle w:val="CommentReference"/>
          <w:sz w:val="28"/>
          <w:szCs w:val="28"/>
        </w:rPr>
        <w:commentReference w:id="79"/>
      </w:r>
    </w:p>
    <w:p w14:paraId="4C309534" w14:textId="109C6A1C" w:rsidR="00EA076C" w:rsidRPr="00D5743A" w:rsidRDefault="003A76DC" w:rsidP="00286E17">
      <w:pPr>
        <w:spacing w:before="240" w:after="0" w:line="240" w:lineRule="auto"/>
        <w:ind w:left="1800" w:hanging="709"/>
        <w:jc w:val="thaiDistribute"/>
        <w:rPr>
          <w:spacing w:val="-2"/>
        </w:rPr>
      </w:pPr>
      <w:r>
        <w:rPr>
          <w:spacing w:val="-2"/>
        </w:rPr>
        <w:t>7</w:t>
      </w:r>
      <w:r w:rsidR="00836CB5" w:rsidRPr="00EB0B51">
        <w:rPr>
          <w:spacing w:val="-2"/>
        </w:rPr>
        <w:t>.</w:t>
      </w:r>
      <w:r w:rsidR="00D3705E">
        <w:rPr>
          <w:spacing w:val="-2"/>
        </w:rPr>
        <w:t>8</w:t>
      </w:r>
      <w:r w:rsidR="00836CB5" w:rsidRPr="00EB0B51">
        <w:rPr>
          <w:spacing w:val="-2"/>
        </w:rPr>
        <w:t>.</w:t>
      </w:r>
      <w:r w:rsidR="00AD6C47" w:rsidRPr="00D5743A">
        <w:rPr>
          <w:spacing w:val="-2"/>
        </w:rPr>
        <w:t>8</w:t>
      </w:r>
      <w:r w:rsidR="00836CB5" w:rsidRPr="00D5743A">
        <w:rPr>
          <w:spacing w:val="-2"/>
        </w:rPr>
        <w:tab/>
      </w:r>
      <w:r w:rsidR="000D363D" w:rsidRPr="00EB0B51">
        <w:rPr>
          <w:spacing w:val="2"/>
          <w:cs/>
        </w:rPr>
        <w:t>บอกเลิกสัญญาได้ทันทีโดยไม่ต้องบอกกล่าวล่วงหน้า และตลาดหลักทรัพย์ไม่ต้องรับผิดชอบใน</w:t>
      </w:r>
      <w:r w:rsidR="000D363D" w:rsidRPr="00EB0B51">
        <w:rPr>
          <w:spacing w:val="-2"/>
          <w:cs/>
        </w:rPr>
        <w:t>ค่าใช้จ่ายและความเสียหายใด</w:t>
      </w:r>
      <w:r w:rsidR="000E3D71" w:rsidRPr="00EB0B51">
        <w:rPr>
          <w:spacing w:val="-2"/>
          <w:cs/>
        </w:rPr>
        <w:t xml:space="preserve"> ๆ</w:t>
      </w:r>
      <w:r w:rsidR="000D363D" w:rsidRPr="00EB0B51">
        <w:rPr>
          <w:spacing w:val="-2"/>
          <w:cs/>
        </w:rPr>
        <w:t xml:space="preserve"> อันเกิดแก่บริษัทเนื่องจากการบอกเลิกสัญญาตามข้อนี้</w:t>
      </w:r>
    </w:p>
    <w:p w14:paraId="564A7C20" w14:textId="77777777" w:rsidR="004712DB" w:rsidRPr="00B46057" w:rsidRDefault="004712DB" w:rsidP="00286E17">
      <w:pPr>
        <w:spacing w:before="240" w:after="0" w:line="240" w:lineRule="auto"/>
        <w:ind w:left="1080"/>
        <w:jc w:val="thaiDistribute"/>
      </w:pPr>
      <w:r w:rsidRPr="00B46057">
        <w:rPr>
          <w:cs/>
        </w:rPr>
        <w:t xml:space="preserve">บริษัทตกลงจะชำระค่าเสียหาย หรือค่าปรับให้แก่ตลาดหลักทรัพย์ภายใน </w:t>
      </w:r>
      <w:r w:rsidRPr="00B46057">
        <w:t>14 (</w:t>
      </w:r>
      <w:r w:rsidRPr="00B46057">
        <w:rPr>
          <w:cs/>
        </w:rPr>
        <w:t>สิบสี่) วัน นับจากวันที่ได้รับแจ้งเป็นลายลักษณ์อักษรจากตลาดหลักทรัพย์</w:t>
      </w:r>
    </w:p>
    <w:p w14:paraId="7ED8D8C2" w14:textId="0C55689F" w:rsidR="000D363D" w:rsidRPr="00D5743A" w:rsidRDefault="000D363D" w:rsidP="00286E17">
      <w:pPr>
        <w:spacing w:before="240" w:after="0" w:line="240" w:lineRule="auto"/>
        <w:ind w:left="1080"/>
        <w:jc w:val="thaiDistribute"/>
      </w:pPr>
      <w:r w:rsidRPr="00EB0B51">
        <w:rPr>
          <w:cs/>
        </w:rPr>
        <w:t>การที่ตลาดหลักทรัพย์ไม่ใช้สิทธิใด</w:t>
      </w:r>
      <w:r w:rsidR="000E3D71" w:rsidRPr="00EB0B51">
        <w:rPr>
          <w:cs/>
        </w:rPr>
        <w:t xml:space="preserve"> ๆ</w:t>
      </w:r>
      <w:r w:rsidRPr="00EB0B51">
        <w:rPr>
          <w:cs/>
        </w:rPr>
        <w:t xml:space="preserve"> ตามสัญญานี้ ไม่ถือเป็นการสละสิทธิในการบอกเลิกสัญญา หรือเป็นการยอมรับ หรือไม่ถือว่าการกระทำเช่นว่านั้นไม่เป็นการประพฤติผิดสัญญาของ</w:t>
      </w:r>
      <w:r w:rsidR="00706975" w:rsidRPr="00EB0B51">
        <w:rPr>
          <w:cs/>
        </w:rPr>
        <w:t>บริษัท</w:t>
      </w:r>
      <w:r w:rsidRPr="00EB0B51">
        <w:rPr>
          <w:cs/>
        </w:rPr>
        <w:t xml:space="preserve"> หรือเป็นเหตุให้</w:t>
      </w:r>
      <w:r w:rsidR="00706975" w:rsidRPr="00EB0B51">
        <w:rPr>
          <w:cs/>
        </w:rPr>
        <w:t>บริษัท</w:t>
      </w:r>
      <w:r w:rsidRPr="00EB0B51">
        <w:rPr>
          <w:cs/>
        </w:rPr>
        <w:t>หลุดพ้นความรับผิดตามสัญญานี้แต่ประการใด</w:t>
      </w:r>
    </w:p>
    <w:p w14:paraId="600087C1" w14:textId="3641BF98" w:rsidR="000D363D" w:rsidRPr="00D5743A" w:rsidRDefault="003A76DC" w:rsidP="00286E17">
      <w:pPr>
        <w:spacing w:before="24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706975" w:rsidRPr="00EB0B51">
        <w:rPr>
          <w:b/>
          <w:bCs/>
        </w:rPr>
        <w:t>.</w:t>
      </w:r>
      <w:r w:rsidR="00706EE7">
        <w:rPr>
          <w:b/>
          <w:bCs/>
        </w:rPr>
        <w:t>9</w:t>
      </w:r>
      <w:r w:rsidR="00706975" w:rsidRPr="00EB0B51">
        <w:rPr>
          <w:b/>
          <w:bCs/>
        </w:rPr>
        <w:tab/>
      </w:r>
      <w:r w:rsidR="000D363D" w:rsidRPr="00EB0B51">
        <w:rPr>
          <w:b/>
          <w:bCs/>
          <w:cs/>
        </w:rPr>
        <w:t xml:space="preserve">การบอกเลิกสัญญา </w:t>
      </w:r>
    </w:p>
    <w:p w14:paraId="0F64EBEE" w14:textId="1ECC3A2C" w:rsidR="00706975" w:rsidRPr="00D5743A" w:rsidRDefault="003A76DC" w:rsidP="00286E17">
      <w:pPr>
        <w:spacing w:before="240" w:after="0" w:line="240" w:lineRule="auto"/>
        <w:ind w:left="1800" w:hanging="709"/>
        <w:jc w:val="thaiDistribute"/>
        <w:rPr>
          <w:color w:val="FF0000"/>
        </w:rPr>
      </w:pPr>
      <w:r>
        <w:t>7</w:t>
      </w:r>
      <w:r w:rsidR="00706975" w:rsidRPr="00EB0B51">
        <w:t>.</w:t>
      </w:r>
      <w:r w:rsidR="00706EE7">
        <w:t>9</w:t>
      </w:r>
      <w:r w:rsidR="00706975" w:rsidRPr="00EB0B51">
        <w:t>.1</w:t>
      </w:r>
      <w:r w:rsidR="00706975" w:rsidRPr="00EB0B51">
        <w:tab/>
      </w:r>
      <w:r w:rsidR="000D363D" w:rsidRPr="00EB0B51">
        <w:rPr>
          <w:spacing w:val="4"/>
          <w:cs/>
        </w:rPr>
        <w:t>ตลาดหลักทรัพย์มีสิทธิบอกเลิกสัญญาได้</w:t>
      </w:r>
      <w:r w:rsidR="001B4628" w:rsidRPr="00EB0B51">
        <w:rPr>
          <w:spacing w:val="6"/>
          <w:cs/>
        </w:rPr>
        <w:t>ไม่ว่าด้วยเหตุใดก็ตาม</w:t>
      </w:r>
      <w:r w:rsidR="000D363D" w:rsidRPr="00EB0B51">
        <w:rPr>
          <w:spacing w:val="4"/>
          <w:cs/>
        </w:rPr>
        <w:t xml:space="preserve"> โดยการแจ้งเป็นลาย</w:t>
      </w:r>
      <w:r w:rsidR="000D363D" w:rsidRPr="00EB0B51">
        <w:rPr>
          <w:cs/>
        </w:rPr>
        <w:t>ลักษณ์อักษรให้</w:t>
      </w:r>
      <w:r w:rsidR="00706975" w:rsidRPr="00EB0B51">
        <w:rPr>
          <w:cs/>
        </w:rPr>
        <w:t>บริษัท</w:t>
      </w:r>
      <w:r w:rsidR="000D363D" w:rsidRPr="00EB0B51">
        <w:rPr>
          <w:cs/>
        </w:rPr>
        <w:t>ทราบล่วงหน้า ไม่น้อย</w:t>
      </w:r>
      <w:r w:rsidR="000D363D" w:rsidRPr="00896C4C">
        <w:rPr>
          <w:cs/>
        </w:rPr>
        <w:t xml:space="preserve">กว่า </w:t>
      </w:r>
      <w:r w:rsidR="00965C30" w:rsidRPr="007629CA">
        <w:t xml:space="preserve">30 </w:t>
      </w:r>
      <w:r w:rsidR="000D363D" w:rsidRPr="00896C4C">
        <w:t>(</w:t>
      </w:r>
      <w:r w:rsidR="00965C30" w:rsidRPr="00EB0B51">
        <w:rPr>
          <w:cs/>
        </w:rPr>
        <w:t>สามสิบ</w:t>
      </w:r>
      <w:r w:rsidR="000D363D" w:rsidRPr="00EB0B51">
        <w:rPr>
          <w:cs/>
        </w:rPr>
        <w:t>) วัน</w:t>
      </w:r>
      <w:r w:rsidR="000D363D" w:rsidRPr="00EB0B51">
        <w:rPr>
          <w:color w:val="FF0000"/>
          <w:cs/>
        </w:rPr>
        <w:t xml:space="preserve"> </w:t>
      </w:r>
    </w:p>
    <w:p w14:paraId="2DBBC3C2" w14:textId="26885B0F" w:rsidR="000D363D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t>7</w:t>
      </w:r>
      <w:r w:rsidR="00706975" w:rsidRPr="00EB0B51">
        <w:t>.</w:t>
      </w:r>
      <w:r w:rsidR="00706EE7">
        <w:t>9</w:t>
      </w:r>
      <w:r w:rsidR="00706975" w:rsidRPr="00EB0B51">
        <w:t>.</w:t>
      </w:r>
      <w:r w:rsidR="00706975" w:rsidRPr="00D5743A">
        <w:t>2</w:t>
      </w:r>
      <w:r w:rsidR="000D363D" w:rsidRPr="00EB0B51">
        <w:tab/>
      </w:r>
      <w:r w:rsidR="000D363D" w:rsidRPr="00EB0B51">
        <w:rPr>
          <w:cs/>
        </w:rPr>
        <w:t>ในกรณีที่ปรากฏข้อเท็จจริงดังต่อไปนี้ ตลาดหลักทรัพย์มีสิทธิบอกเลิกสัญญาฉบับนี้ได้ทันที</w:t>
      </w:r>
      <w:r w:rsidR="001B4628" w:rsidRPr="00EB0B51">
        <w:rPr>
          <w:cs/>
        </w:rPr>
        <w:t xml:space="preserve"> </w:t>
      </w:r>
      <w:r w:rsidR="000D363D" w:rsidRPr="00EB0B51">
        <w:rPr>
          <w:spacing w:val="4"/>
          <w:cs/>
        </w:rPr>
        <w:t>โดยแจ้งให้</w:t>
      </w:r>
      <w:r w:rsidR="00706975" w:rsidRPr="00EB0B51">
        <w:rPr>
          <w:spacing w:val="4"/>
          <w:cs/>
        </w:rPr>
        <w:t>บริษัท</w:t>
      </w:r>
      <w:r w:rsidR="000D363D" w:rsidRPr="00EB0B51">
        <w:rPr>
          <w:spacing w:val="4"/>
          <w:cs/>
        </w:rPr>
        <w:t>ทราบเป็นลายลักษณ์อักษร โดยการใช้สิทธิในการบอกเลิกสัญญาดังกล่าวไม่</w:t>
      </w:r>
      <w:r w:rsidR="000D363D" w:rsidRPr="00EB0B51">
        <w:rPr>
          <w:cs/>
        </w:rPr>
        <w:t>ถือเป็นการตัดสิทธิในการใช้สิทธิอื่น</w:t>
      </w:r>
      <w:r w:rsidR="000E3D71" w:rsidRPr="00EB0B51">
        <w:rPr>
          <w:cs/>
        </w:rPr>
        <w:t xml:space="preserve"> ๆ</w:t>
      </w:r>
      <w:r w:rsidR="000D363D" w:rsidRPr="00EB0B51">
        <w:rPr>
          <w:cs/>
        </w:rPr>
        <w:t xml:space="preserve"> </w:t>
      </w:r>
      <w:r w:rsidR="00F4044B">
        <w:rPr>
          <w:rFonts w:hint="cs"/>
          <w:cs/>
        </w:rPr>
        <w:t>ของ</w:t>
      </w:r>
      <w:r w:rsidR="000D363D" w:rsidRPr="00EB0B51">
        <w:rPr>
          <w:cs/>
        </w:rPr>
        <w:t>ตลาดหลักทรัพย์</w:t>
      </w:r>
      <w:r w:rsidR="001B4628" w:rsidRPr="00EB0B51">
        <w:rPr>
          <w:cs/>
        </w:rPr>
        <w:t xml:space="preserve">ที่มีอยู่ตามสัญญา </w:t>
      </w:r>
      <w:r w:rsidR="000D363D" w:rsidRPr="00EB0B51">
        <w:rPr>
          <w:cs/>
        </w:rPr>
        <w:t>และให้สิทธิดังกล่าวเป็นสิทธิเพิ่มเติมจากสิทธิอื่น</w:t>
      </w:r>
      <w:r w:rsidR="000E3D71" w:rsidRPr="00EB0B51">
        <w:rPr>
          <w:cs/>
        </w:rPr>
        <w:t xml:space="preserve"> ๆ</w:t>
      </w:r>
      <w:r w:rsidR="000D363D" w:rsidRPr="00EB0B51">
        <w:rPr>
          <w:cs/>
        </w:rPr>
        <w:t xml:space="preserve"> ที่มีอยู่ตามสัญญาหรือตามกฎหมาย</w:t>
      </w:r>
    </w:p>
    <w:p w14:paraId="1751A918" w14:textId="504F6CB8" w:rsidR="00505681" w:rsidRPr="00D5743A" w:rsidRDefault="003A76DC" w:rsidP="00286E17">
      <w:pPr>
        <w:spacing w:before="240" w:after="0" w:line="240" w:lineRule="auto"/>
        <w:ind w:left="2700" w:hanging="900"/>
        <w:jc w:val="thaiDistribute"/>
      </w:pPr>
      <w:r>
        <w:t>7</w:t>
      </w:r>
      <w:r w:rsidR="00505681" w:rsidRPr="00EB0B51">
        <w:t>.</w:t>
      </w:r>
      <w:r w:rsidR="00706EE7">
        <w:t>9</w:t>
      </w:r>
      <w:r w:rsidR="00505681" w:rsidRPr="00EB0B51">
        <w:t>.</w:t>
      </w:r>
      <w:r w:rsidR="00505681" w:rsidRPr="00D5743A">
        <w:t>2</w:t>
      </w:r>
      <w:r w:rsidR="00505681" w:rsidRPr="00EB0B51">
        <w:t>.</w:t>
      </w:r>
      <w:r w:rsidR="00505681" w:rsidRPr="00D5743A">
        <w:t>1</w:t>
      </w:r>
      <w:r w:rsidR="00505681" w:rsidRPr="00D5743A">
        <w:tab/>
      </w:r>
      <w:r w:rsidR="00BA3F7D" w:rsidRPr="00EB0B51">
        <w:rPr>
          <w:cs/>
        </w:rPr>
        <w:t>บริษัท</w:t>
      </w:r>
      <w:r w:rsidR="00505681" w:rsidRPr="00EB0B51">
        <w:rPr>
          <w:cs/>
        </w:rPr>
        <w:t>ไม่ปฏิบัติตามกฎหมาย ระเบียบ หรือข้อบังคับอื่นที่ใช้บังคับกับ</w:t>
      </w:r>
      <w:r w:rsidR="001B4628" w:rsidRPr="00EB0B51">
        <w:rPr>
          <w:cs/>
        </w:rPr>
        <w:t>การปฏิบัติ</w:t>
      </w:r>
      <w:r w:rsidR="00505681" w:rsidRPr="00EB0B51">
        <w:rPr>
          <w:cs/>
        </w:rPr>
        <w:t>งานตามสัญญา</w:t>
      </w:r>
    </w:p>
    <w:p w14:paraId="32D0B95D" w14:textId="3126EF11" w:rsidR="00505681" w:rsidRPr="00D5743A" w:rsidRDefault="003A76DC" w:rsidP="00286E17">
      <w:pPr>
        <w:spacing w:before="240" w:after="0" w:line="240" w:lineRule="auto"/>
        <w:ind w:left="2700" w:hanging="900"/>
        <w:jc w:val="thaiDistribute"/>
      </w:pPr>
      <w:r>
        <w:t>7</w:t>
      </w:r>
      <w:r w:rsidR="00505681" w:rsidRPr="00EB0B51">
        <w:t>.</w:t>
      </w:r>
      <w:r w:rsidR="00706EE7">
        <w:t>9</w:t>
      </w:r>
      <w:r w:rsidR="00505681" w:rsidRPr="00EB0B51">
        <w:t>.2.2</w:t>
      </w:r>
      <w:r w:rsidR="00505681" w:rsidRPr="00EB0B51">
        <w:tab/>
      </w:r>
      <w:r w:rsidR="00706975" w:rsidRPr="00EB0B51">
        <w:rPr>
          <w:cs/>
        </w:rPr>
        <w:t>บริษัท</w:t>
      </w:r>
      <w:r w:rsidR="004712DB" w:rsidRPr="00EB0B51">
        <w:rPr>
          <w:cs/>
        </w:rPr>
        <w:t xml:space="preserve"> หรือ</w:t>
      </w:r>
      <w:r w:rsidR="004712DB" w:rsidRPr="00EB0B51">
        <w:rPr>
          <w:spacing w:val="-2"/>
          <w:cs/>
        </w:rPr>
        <w:t>พนักงานผู้ปฏิบัติงาน</w:t>
      </w:r>
      <w:r w:rsidR="004712DB" w:rsidRPr="00D5743A">
        <w:t xml:space="preserve"> </w:t>
      </w:r>
      <w:r w:rsidR="004712DB" w:rsidRPr="00EB0B51">
        <w:rPr>
          <w:cs/>
        </w:rPr>
        <w:t xml:space="preserve">หรือผู้รับจ้างช่วงของบริษัท </w:t>
      </w:r>
      <w:r w:rsidR="00505681" w:rsidRPr="00EB0B51">
        <w:rPr>
          <w:cs/>
        </w:rPr>
        <w:t>ไม่ปฏิบัติตามคำสั่ง</w:t>
      </w:r>
      <w:r w:rsidR="004712DB" w:rsidRPr="00EB0B51">
        <w:rPr>
          <w:spacing w:val="-2"/>
          <w:cs/>
        </w:rPr>
        <w:t>โดยชอบด้วยกฎหมาย</w:t>
      </w:r>
      <w:r w:rsidR="00505681" w:rsidRPr="00EB0B51">
        <w:rPr>
          <w:spacing w:val="-2"/>
          <w:cs/>
        </w:rPr>
        <w:t>ของตลาดหลักทรัพย์ ผู้แทน</w:t>
      </w:r>
      <w:r w:rsidR="001B4628" w:rsidRPr="00EB0B51">
        <w:rPr>
          <w:spacing w:val="-2"/>
          <w:cs/>
        </w:rPr>
        <w:t xml:space="preserve"> </w:t>
      </w:r>
      <w:r w:rsidR="00505681" w:rsidRPr="00EB0B51">
        <w:rPr>
          <w:spacing w:val="-2"/>
          <w:cs/>
        </w:rPr>
        <w:t xml:space="preserve">หรือตัวแทนของตลาดหลักทรัพย์ </w:t>
      </w:r>
      <w:r w:rsidR="00505681" w:rsidRPr="00EB0B51">
        <w:rPr>
          <w:cs/>
        </w:rPr>
        <w:t>อันเกี่ยวกับการปฏิบัติงานตามสัญญา</w:t>
      </w:r>
      <w:r w:rsidR="004712DB" w:rsidRPr="00EB0B51">
        <w:rPr>
          <w:cs/>
        </w:rPr>
        <w:t xml:space="preserve"> </w:t>
      </w:r>
    </w:p>
    <w:p w14:paraId="5B6F47F5" w14:textId="0F9065B0" w:rsidR="001B4628" w:rsidRPr="00D5743A" w:rsidRDefault="003A76DC" w:rsidP="00286E17">
      <w:pPr>
        <w:spacing w:before="240" w:after="0" w:line="240" w:lineRule="auto"/>
        <w:ind w:left="2700" w:hanging="900"/>
        <w:jc w:val="thaiDistribute"/>
      </w:pPr>
      <w:r>
        <w:t>7</w:t>
      </w:r>
      <w:r w:rsidR="00505681" w:rsidRPr="00EB0B51">
        <w:t>.</w:t>
      </w:r>
      <w:r w:rsidR="00706EE7">
        <w:t>9</w:t>
      </w:r>
      <w:r w:rsidR="00505681" w:rsidRPr="00EB0B51">
        <w:t>.2.3</w:t>
      </w:r>
      <w:r w:rsidR="00505681" w:rsidRPr="00EB0B51">
        <w:tab/>
      </w:r>
      <w:r w:rsidR="001B4628" w:rsidRPr="00EB0B51">
        <w:rPr>
          <w:cs/>
        </w:rPr>
        <w:t>หากปรากฏในภายหลังว่าบริษัทไม่มีคุณสมบัติ หรือมีคุณสมบัติไม่ครบถ้วนตามสัญญา หรือคำรับรองใด ๆ ที่ให้ไว้แก่ตลาดหลักทรัพย์ตามสัญญา รวมถึงคำรับรอง</w:t>
      </w:r>
      <w:r w:rsidR="001B4628" w:rsidRPr="00EB0B51">
        <w:rPr>
          <w:spacing w:val="4"/>
          <w:cs/>
        </w:rPr>
        <w:t>ใด ๆ ในข้อเสนองานด้านเทคนิค หรือข้อเสนองานด้านราคาที่บริษัทได้ยื่นต่อตลาด</w:t>
      </w:r>
      <w:r w:rsidR="001B4628" w:rsidRPr="00EB0B51">
        <w:rPr>
          <w:cs/>
        </w:rPr>
        <w:t>หลักทรัพย์ไม่ถูกต้องตามความจริง เป็นเท็จ หรือคลาดเคลื่อนต่อความเป็นจริง</w:t>
      </w:r>
    </w:p>
    <w:p w14:paraId="0C63EEBE" w14:textId="452ED8B6" w:rsidR="00505681" w:rsidRPr="00D5743A" w:rsidRDefault="003A76DC" w:rsidP="00286E17">
      <w:pPr>
        <w:spacing w:before="240" w:after="0" w:line="240" w:lineRule="auto"/>
        <w:ind w:left="2700" w:hanging="900"/>
        <w:jc w:val="thaiDistribute"/>
      </w:pPr>
      <w:r>
        <w:lastRenderedPageBreak/>
        <w:t>7</w:t>
      </w:r>
      <w:r w:rsidR="001B4628" w:rsidRPr="00EB0B51">
        <w:t>.</w:t>
      </w:r>
      <w:r w:rsidR="00706EE7">
        <w:t>9</w:t>
      </w:r>
      <w:r w:rsidR="001B4628" w:rsidRPr="00EB0B51">
        <w:t>.2.4</w:t>
      </w:r>
      <w:r w:rsidR="001B4628" w:rsidRPr="00EB0B51">
        <w:tab/>
      </w:r>
      <w:r w:rsidR="00706975" w:rsidRPr="00EB0B51">
        <w:rPr>
          <w:cs/>
        </w:rPr>
        <w:t>บริษัท</w:t>
      </w:r>
      <w:r w:rsidR="00505681" w:rsidRPr="00EB0B51">
        <w:rPr>
          <w:cs/>
        </w:rPr>
        <w:t>ถูกร้องเรียน</w:t>
      </w:r>
      <w:r w:rsidR="004712DB" w:rsidRPr="00EB0B51">
        <w:rPr>
          <w:spacing w:val="4"/>
          <w:cs/>
        </w:rPr>
        <w:t xml:space="preserve">โดยบุคคลใด ๆ ว่า </w:t>
      </w:r>
      <w:r w:rsidR="00505681" w:rsidRPr="00EB0B51">
        <w:rPr>
          <w:cs/>
        </w:rPr>
        <w:t>ว่าปฏิบัติงานโดยไม่สุจริต หรือไม่เป็นกลาง หรือไม่ธำรง</w:t>
      </w:r>
      <w:r w:rsidR="00505681" w:rsidRPr="00EB0B51">
        <w:rPr>
          <w:spacing w:val="4"/>
          <w:cs/>
        </w:rPr>
        <w:t>ไว้ซึ่งจริยธรรมหรือจรรยาบรรณวิชาชีพ ซึ่งตลาดหลักทรัพย์ได้สอบสวนแล้วว่ามีมูล</w:t>
      </w:r>
      <w:r w:rsidR="00505681" w:rsidRPr="00EB0B51">
        <w:rPr>
          <w:cs/>
        </w:rPr>
        <w:t>อันควรเชื่อ</w:t>
      </w:r>
      <w:r w:rsidR="00706EE7">
        <w:t xml:space="preserve"> </w:t>
      </w:r>
      <w:r w:rsidR="00505681" w:rsidRPr="00EB0B51">
        <w:rPr>
          <w:cs/>
        </w:rPr>
        <w:t>หรือเป็นจริงตามคำร้องเรียนนั้น</w:t>
      </w:r>
    </w:p>
    <w:p w14:paraId="70CAAD36" w14:textId="2512D097" w:rsidR="00505681" w:rsidRPr="00D5743A" w:rsidRDefault="003A76DC" w:rsidP="00286E17">
      <w:pPr>
        <w:spacing w:before="240" w:after="0" w:line="240" w:lineRule="auto"/>
        <w:ind w:left="2700" w:hanging="900"/>
        <w:jc w:val="thaiDistribute"/>
      </w:pPr>
      <w:r>
        <w:t>7</w:t>
      </w:r>
      <w:r w:rsidR="001B4628" w:rsidRPr="00EB0B51">
        <w:t>.</w:t>
      </w:r>
      <w:r w:rsidR="00706EE7">
        <w:t>9</w:t>
      </w:r>
      <w:r w:rsidR="001B4628" w:rsidRPr="00EB0B51">
        <w:t>.2.</w:t>
      </w:r>
      <w:r w:rsidR="001B4628" w:rsidRPr="00D5743A">
        <w:t>5</w:t>
      </w:r>
      <w:r w:rsidR="00505681" w:rsidRPr="00EB0B51">
        <w:tab/>
      </w:r>
      <w:r w:rsidR="00845671" w:rsidRPr="00EB0B51">
        <w:rPr>
          <w:spacing w:val="4"/>
          <w:cs/>
        </w:rPr>
        <w:t>บริษัท</w:t>
      </w:r>
      <w:r w:rsidR="00505681" w:rsidRPr="00EB0B51">
        <w:rPr>
          <w:spacing w:val="4"/>
          <w:cs/>
        </w:rPr>
        <w:t>ตกเป็นบุคคลที่มีหนี้สินล้นพ้นตัว หรือศาลมีคำสั่งพิทักษ์ทรัพย์ (ไม่</w:t>
      </w:r>
      <w:r w:rsidR="00505681" w:rsidRPr="00EB0B51">
        <w:rPr>
          <w:cs/>
        </w:rPr>
        <w:t>ว่าเด็ดขาดหรือชั่วคราว) หรือศาลในคดีฟื้นฟูกิจการมีคำสั่งรับคำร้องขอฟื้นฟูกิจการของ</w:t>
      </w:r>
      <w:r w:rsidR="00706975" w:rsidRPr="00EB0B51">
        <w:rPr>
          <w:cs/>
        </w:rPr>
        <w:t>บริษัท</w:t>
      </w:r>
    </w:p>
    <w:p w14:paraId="55BBC9D0" w14:textId="66C1EAEC" w:rsidR="00505681" w:rsidRDefault="003A76DC" w:rsidP="00286E17">
      <w:pPr>
        <w:spacing w:before="240" w:line="240" w:lineRule="auto"/>
        <w:ind w:left="2700" w:hanging="900"/>
        <w:jc w:val="thaiDistribute"/>
      </w:pPr>
      <w:r>
        <w:t>7</w:t>
      </w:r>
      <w:r w:rsidR="00505681" w:rsidRPr="00EB0B51">
        <w:t>.</w:t>
      </w:r>
      <w:r w:rsidR="00706EE7">
        <w:t>9</w:t>
      </w:r>
      <w:r w:rsidR="00505681" w:rsidRPr="00EB0B51">
        <w:t>.2.6</w:t>
      </w:r>
      <w:r w:rsidR="00505681" w:rsidRPr="00EB0B51">
        <w:tab/>
      </w:r>
      <w:r w:rsidR="00706975" w:rsidRPr="00EB0B51">
        <w:rPr>
          <w:cs/>
        </w:rPr>
        <w:t>บริษัท</w:t>
      </w:r>
      <w:r w:rsidR="00505681" w:rsidRPr="00EB0B51">
        <w:rPr>
          <w:cs/>
        </w:rPr>
        <w:t>ทำการชำระบัญชีเพื่อเลิกกิจการ ไม่ว่าจะโดยสมัครใจหรือโดยถูกบังคับ</w:t>
      </w:r>
    </w:p>
    <w:p w14:paraId="385E44D0" w14:textId="1382BAAE" w:rsidR="00B53DB7" w:rsidRDefault="00B53DB7" w:rsidP="00286E17">
      <w:pPr>
        <w:spacing w:before="240" w:line="240" w:lineRule="auto"/>
        <w:ind w:left="2700" w:hanging="900"/>
        <w:jc w:val="thaiDistribute"/>
      </w:pPr>
    </w:p>
    <w:p w14:paraId="194053E5" w14:textId="77777777" w:rsidR="00B53DB7" w:rsidRPr="00D5743A" w:rsidRDefault="00B53DB7" w:rsidP="00286E17">
      <w:pPr>
        <w:spacing w:before="240" w:line="240" w:lineRule="auto"/>
        <w:ind w:left="2700" w:hanging="900"/>
        <w:jc w:val="thaiDistribute"/>
      </w:pPr>
    </w:p>
    <w:p w14:paraId="6A417200" w14:textId="3A49BF76" w:rsidR="008266F9" w:rsidRPr="00D5743A" w:rsidRDefault="003A76DC" w:rsidP="00554409">
      <w:pPr>
        <w:spacing w:before="24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8266F9" w:rsidRPr="00EB0B51">
        <w:rPr>
          <w:b/>
          <w:bCs/>
        </w:rPr>
        <w:t>.1</w:t>
      </w:r>
      <w:r w:rsidR="00706EE7">
        <w:rPr>
          <w:b/>
          <w:bCs/>
        </w:rPr>
        <w:t>0</w:t>
      </w:r>
      <w:r w:rsidR="008266F9" w:rsidRPr="00EB0B51">
        <w:rPr>
          <w:b/>
          <w:bCs/>
        </w:rPr>
        <w:tab/>
      </w:r>
      <w:r w:rsidR="008266F9" w:rsidRPr="00EB0B51">
        <w:rPr>
          <w:b/>
          <w:bCs/>
          <w:cs/>
        </w:rPr>
        <w:t>เหตุสุดวิสัย</w:t>
      </w:r>
    </w:p>
    <w:p w14:paraId="12ABAF0F" w14:textId="3A42DA40" w:rsidR="00AF2626" w:rsidRPr="00D5743A" w:rsidRDefault="008266F9" w:rsidP="00AF2626">
      <w:pPr>
        <w:spacing w:before="240" w:after="0" w:line="240" w:lineRule="auto"/>
        <w:ind w:left="1080"/>
        <w:jc w:val="thaiDistribute"/>
      </w:pPr>
      <w:r w:rsidRPr="00EB0B51">
        <w:rPr>
          <w:cs/>
        </w:rPr>
        <w:t xml:space="preserve">ในกรณีที่คู่สัญญาฝ่ายใดฝ่ายหนึ่งไม่สามารถปฏิบัติตามสัญญาได้อันเนื่องมาจากเหตุสุดวิสัย </w:t>
      </w:r>
      <w:r w:rsidRPr="00EB0B51">
        <w:rPr>
          <w:cs/>
        </w:rPr>
        <w:br/>
        <w:t xml:space="preserve">ให้คู่สัญญาฝ่ายที่ประสบเหตุสุดวิสัยแจ้งเป็นลายลักษณ์อักษรให้แก่คู่สัญญาอีกฝ่ายหนึ่งทราบในทันที </w:t>
      </w:r>
      <w:r w:rsidRPr="00B46057">
        <w:rPr>
          <w:spacing w:val="2"/>
          <w:cs/>
        </w:rPr>
        <w:t>และหากเหตุสุด</w:t>
      </w:r>
      <w:r w:rsidR="007E2C81" w:rsidRPr="00B46057">
        <w:rPr>
          <w:spacing w:val="2"/>
          <w:cs/>
        </w:rPr>
        <w:t>วิสัยดังกล่าวเกิดขึ้น</w:t>
      </w:r>
      <w:r w:rsidR="00706EE7" w:rsidRPr="00B46057">
        <w:rPr>
          <w:rFonts w:hint="cs"/>
          <w:spacing w:val="2"/>
          <w:cs/>
        </w:rPr>
        <w:t>ต่อเนื่องติดต่อกัน</w:t>
      </w:r>
      <w:r w:rsidR="007E2C81" w:rsidRPr="00B46057">
        <w:rPr>
          <w:spacing w:val="2"/>
          <w:cs/>
        </w:rPr>
        <w:t xml:space="preserve">เกินกว่า </w:t>
      </w:r>
      <w:r w:rsidR="007E2C81" w:rsidRPr="00B46057">
        <w:rPr>
          <w:spacing w:val="2"/>
        </w:rPr>
        <w:t>15</w:t>
      </w:r>
      <w:r w:rsidRPr="00B46057">
        <w:rPr>
          <w:spacing w:val="2"/>
        </w:rPr>
        <w:t xml:space="preserve"> (</w:t>
      </w:r>
      <w:r w:rsidRPr="00B46057">
        <w:rPr>
          <w:spacing w:val="2"/>
          <w:cs/>
        </w:rPr>
        <w:t>สิบห้า) วัน คู่สัญญาฝ่ายใดฝ่ายหนึ่งมี</w:t>
      </w:r>
      <w:r w:rsidRPr="00EB0B51">
        <w:rPr>
          <w:cs/>
        </w:rPr>
        <w:t>สิทธิบอกเลิกสัญญาได้ทันที โดยการแจ้งให้คู่สัญญาอีกฝ่ายหนึ่งทราบเป็นลายลักษณ์อักษร และให้ถือว่าการไม่</w:t>
      </w:r>
      <w:r w:rsidR="00706EE7">
        <w:rPr>
          <w:rFonts w:hint="cs"/>
          <w:cs/>
        </w:rPr>
        <w:t>สามารถ</w:t>
      </w:r>
      <w:r w:rsidRPr="00EB0B51">
        <w:rPr>
          <w:cs/>
        </w:rPr>
        <w:t>ปฏิบัติตามสัญญาด้วยเหตุ</w:t>
      </w:r>
      <w:r w:rsidR="004712DB" w:rsidRPr="00EB0B51">
        <w:rPr>
          <w:cs/>
        </w:rPr>
        <w:t>สุดวิสัย</w:t>
      </w:r>
      <w:r w:rsidRPr="00EB0B51">
        <w:rPr>
          <w:cs/>
        </w:rPr>
        <w:t>ดังกล่าว ไม่เป็นการปฏิบัติฝ่าฝืน</w:t>
      </w:r>
      <w:r w:rsidR="00706EE7">
        <w:rPr>
          <w:rFonts w:hint="cs"/>
          <w:cs/>
        </w:rPr>
        <w:t xml:space="preserve"> </w:t>
      </w:r>
      <w:r w:rsidR="004712DB" w:rsidRPr="00EB0B51">
        <w:rPr>
          <w:cs/>
        </w:rPr>
        <w:t>หรือไม่ปฏิบัติตาม</w:t>
      </w:r>
      <w:r w:rsidRPr="00EB0B51">
        <w:rPr>
          <w:cs/>
        </w:rPr>
        <w:t>สัญญา</w:t>
      </w:r>
    </w:p>
    <w:p w14:paraId="77E8D942" w14:textId="4DD48D0D" w:rsidR="00AF2626" w:rsidRPr="00D5743A" w:rsidRDefault="00AF2626" w:rsidP="00B46057">
      <w:pPr>
        <w:spacing w:before="240" w:after="240" w:line="240" w:lineRule="auto"/>
        <w:ind w:left="1080"/>
        <w:jc w:val="thaiDistribute"/>
      </w:pPr>
      <w:r w:rsidRPr="00EB0B51">
        <w:rPr>
          <w:cs/>
        </w:rPr>
        <w:t>เมื่อคู่สัญญาฝ่ายใดฝ่ายหนึ่งใช้สิทธิบอกเลิกสัญญาตามวรรคหนึ่งแล้ว หากตลาดหลักทรัพย์ได้ชำระค่าตอบแทนตามสัญญาให้แก่บริษัทไว้แล้ว บริษัทตกลงที่จะคืนค่าตอบแทนตามสัญญาในส่วนที่ยังไม่ได้</w:t>
      </w:r>
      <w:r w:rsidRPr="00EB0B51">
        <w:rPr>
          <w:spacing w:val="4"/>
          <w:cs/>
        </w:rPr>
        <w:t>ใช้บริการให้แก่ตลาดหลักทรัพย์โดยไม่มีดอกเบี้ย</w:t>
      </w:r>
      <w:bookmarkStart w:id="80" w:name="_Hlk76056012"/>
      <w:r w:rsidRPr="00EB0B51">
        <w:rPr>
          <w:spacing w:val="4"/>
          <w:cs/>
        </w:rPr>
        <w:t xml:space="preserve">ภายใน </w:t>
      </w:r>
      <w:r w:rsidRPr="00D5743A">
        <w:rPr>
          <w:spacing w:val="4"/>
        </w:rPr>
        <w:t>30 (</w:t>
      </w:r>
      <w:r w:rsidRPr="00EB0B51">
        <w:rPr>
          <w:spacing w:val="4"/>
          <w:cs/>
        </w:rPr>
        <w:t xml:space="preserve">สามสิบ) วัน </w:t>
      </w:r>
      <w:bookmarkEnd w:id="80"/>
      <w:r w:rsidRPr="00EB0B51">
        <w:rPr>
          <w:spacing w:val="4"/>
          <w:cs/>
        </w:rPr>
        <w:t>นับจากวันที่ได้รับแจ้งจากตลาด</w:t>
      </w:r>
      <w:r w:rsidRPr="00EB0B51">
        <w:rPr>
          <w:cs/>
        </w:rPr>
        <w:t>หลักทรัพย์ อย่างไรก็ตาม หากบริษัทได้ปฏิบัติงานตามสัญญาไปแล้วและยังไม่ได้รับค่าตอบแทน</w:t>
      </w:r>
      <w:r w:rsidRPr="00EB0B51">
        <w:rPr>
          <w:spacing w:val="2"/>
          <w:cs/>
        </w:rPr>
        <w:t>ตามสัญญาในส่วนที่ได้ให้บริการไปแล้วดังกล่าว ตลาดหลักทรัพย์ตกลงจะชำระค่าตอบแทนตามสัญญา</w:t>
      </w:r>
      <w:r w:rsidRPr="00EB0B51">
        <w:rPr>
          <w:spacing w:val="4"/>
          <w:cs/>
        </w:rPr>
        <w:t xml:space="preserve">ในส่วนที่ได้รับบริการไปแล้วให้แก่บริษัทภายใน </w:t>
      </w:r>
      <w:r w:rsidRPr="00D5743A">
        <w:rPr>
          <w:spacing w:val="4"/>
        </w:rPr>
        <w:t>30 (</w:t>
      </w:r>
      <w:r w:rsidRPr="00EB0B51">
        <w:rPr>
          <w:spacing w:val="4"/>
          <w:cs/>
        </w:rPr>
        <w:t>สามสิบ) วัน นับจากวันที่ตลาดหลักทรัพย์ได้รับใบ</w:t>
      </w:r>
      <w:r w:rsidRPr="00EB0B51">
        <w:rPr>
          <w:cs/>
        </w:rPr>
        <w:t>เรียกเก็บเงินที่ถูกต้องสมบูรณ์จากบริษัท</w:t>
      </w:r>
    </w:p>
    <w:p w14:paraId="28576A34" w14:textId="0CAF5826" w:rsidR="008266F9" w:rsidRPr="00D5743A" w:rsidRDefault="004712DB" w:rsidP="00B46057">
      <w:pPr>
        <w:spacing w:before="240" w:after="0" w:line="240" w:lineRule="auto"/>
        <w:ind w:left="1080"/>
        <w:jc w:val="thaiDistribute"/>
      </w:pPr>
      <w:r w:rsidRPr="00EB0B51">
        <w:rPr>
          <w:cs/>
        </w:rPr>
        <w:t>หากไม่มีคู่สัญญาฝ่ายใดใช้สิทธิในการบอกเลิกสัญญาตามวรรคหนึ่ง คู่สัญญาอาจตกลงกันเปลี่ยนแปลง</w:t>
      </w:r>
      <w:r w:rsidRPr="00EB0B51">
        <w:rPr>
          <w:spacing w:val="-2"/>
          <w:cs/>
        </w:rPr>
        <w:t>ระยะเวลาของสัญญาโดยขยายระยะเวลาออกไปจนกว่าเหตุสุดวิสัยจะสิ้นสุดลงหรือตามที่ตลาดหลักทรัพย์</w:t>
      </w:r>
      <w:r w:rsidRPr="00EB0B51">
        <w:rPr>
          <w:cs/>
        </w:rPr>
        <w:t>เห็นสมควร โดยบริษัทตกลงจะไม่คิดค่าบริการหรือค่าใช้จ่ายใด ๆ เพิ่มเติมในช่วงระยะเวลาที่ได้มีการขยายออกไป และตลาดหลักทรัพย์จะไม่คิดค่าปรับหรือค่าเสียหายจากในกรณีที่บริษัทไม่สามารถปฏิบัติตามสัญญาได้อันเนื่องมาจากเหตุสุดวิสัยดังกล่าว</w:t>
      </w:r>
    </w:p>
    <w:p w14:paraId="558AC084" w14:textId="1572C16E" w:rsidR="00A83D72" w:rsidRPr="00D5743A" w:rsidRDefault="003A76DC" w:rsidP="00B46057">
      <w:pPr>
        <w:tabs>
          <w:tab w:val="left" w:pos="1080"/>
        </w:tabs>
        <w:spacing w:before="24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A83D72" w:rsidRPr="00EB0B51">
        <w:rPr>
          <w:b/>
          <w:bCs/>
        </w:rPr>
        <w:t>.</w:t>
      </w:r>
      <w:r w:rsidR="00A83D72" w:rsidRPr="00D5743A">
        <w:rPr>
          <w:b/>
          <w:bCs/>
        </w:rPr>
        <w:t>1</w:t>
      </w:r>
      <w:r w:rsidR="00706EE7">
        <w:rPr>
          <w:b/>
          <w:bCs/>
        </w:rPr>
        <w:t>1</w:t>
      </w:r>
      <w:r w:rsidR="00A83D72" w:rsidRPr="00D5743A">
        <w:rPr>
          <w:b/>
          <w:bCs/>
        </w:rPr>
        <w:t xml:space="preserve">  </w:t>
      </w:r>
      <w:r w:rsidR="00A83D72" w:rsidRPr="00EB0B51">
        <w:rPr>
          <w:b/>
          <w:bCs/>
        </w:rPr>
        <w:tab/>
      </w:r>
      <w:r w:rsidR="00DA6D7D" w:rsidRPr="00EB0B51">
        <w:rPr>
          <w:b/>
          <w:bCs/>
          <w:cs/>
        </w:rPr>
        <w:t>ความรับผิดต่อบุคคลภายนอก</w:t>
      </w:r>
    </w:p>
    <w:p w14:paraId="2ABE7656" w14:textId="1EF83016" w:rsidR="00A83D72" w:rsidRPr="00D5743A" w:rsidRDefault="00DA6D7D" w:rsidP="008558BF">
      <w:pPr>
        <w:spacing w:before="240" w:after="0" w:line="240" w:lineRule="auto"/>
        <w:ind w:left="1080"/>
        <w:jc w:val="thaiDistribute"/>
      </w:pPr>
      <w:r w:rsidRPr="00EB0B51">
        <w:rPr>
          <w:cs/>
        </w:rPr>
        <w:t>บริษัทตกลงชดใช้ค่าเสียหายให้แก่ตลาดหลักทรัพย์และ/หรือบริษัทย่อยของตลาดหลักทรัพย์ และป้องกันมิให้ตลาดหลักทรัพย์และ/หรือบริษัทย่อยของตลาดหลักทรัพย์ต้องรับผิดชอบหากมี</w:t>
      </w:r>
      <w:r w:rsidRPr="00B46057">
        <w:rPr>
          <w:spacing w:val="2"/>
          <w:cs/>
        </w:rPr>
        <w:t>การเรียกร้องค่าเสียหาย ค่าใช้จ่าย หรือราคา รวมถึงการเรียกร้องใด ๆ โดยบุคคลภายนอก อัน</w:t>
      </w:r>
      <w:r w:rsidRPr="00EB0B51">
        <w:rPr>
          <w:cs/>
        </w:rPr>
        <w:t>เกิดจากการกระทำ</w:t>
      </w:r>
      <w:r w:rsidRPr="00EB0B51">
        <w:rPr>
          <w:cs/>
        </w:rPr>
        <w:lastRenderedPageBreak/>
        <w:t>หรือไม่กระทำ โดยจงใจหรือประมาทเลินเล่อ หรือโดยไม่มีความรู้ความชำนาญเพียงพอในการปฏิบัติงานตามสัญญาของบริษัทและ/หรือพนักงานผู้ปฏิบัติงา</w:t>
      </w:r>
      <w:r w:rsidR="007234F6">
        <w:rPr>
          <w:rFonts w:hint="cs"/>
          <w:cs/>
        </w:rPr>
        <w:t>น</w:t>
      </w:r>
    </w:p>
    <w:p w14:paraId="5CDF70DA" w14:textId="2F661A1E" w:rsidR="006567EC" w:rsidRPr="00D5743A" w:rsidRDefault="003A76DC" w:rsidP="00554409">
      <w:pPr>
        <w:spacing w:before="240" w:after="0" w:line="240" w:lineRule="auto"/>
        <w:ind w:left="1080" w:hanging="540"/>
        <w:jc w:val="thaiDistribute"/>
        <w:rPr>
          <w:rFonts w:eastAsia="Calibri"/>
          <w:b/>
          <w:bCs/>
        </w:rPr>
      </w:pPr>
      <w:r>
        <w:rPr>
          <w:rFonts w:eastAsia="Calibri"/>
          <w:b/>
          <w:bCs/>
        </w:rPr>
        <w:t>7</w:t>
      </w:r>
      <w:r w:rsidR="006567EC" w:rsidRPr="00D5743A">
        <w:rPr>
          <w:rFonts w:eastAsia="Calibri"/>
          <w:b/>
          <w:bCs/>
        </w:rPr>
        <w:t>.1</w:t>
      </w:r>
      <w:r w:rsidR="00706EE7">
        <w:rPr>
          <w:rFonts w:eastAsia="Calibri"/>
          <w:b/>
          <w:bCs/>
        </w:rPr>
        <w:t>2</w:t>
      </w:r>
      <w:r w:rsidR="006567EC" w:rsidRPr="00D5743A">
        <w:rPr>
          <w:rFonts w:eastAsia="Calibri"/>
          <w:b/>
          <w:bCs/>
        </w:rPr>
        <w:tab/>
      </w:r>
      <w:r w:rsidR="006567EC" w:rsidRPr="00EB0B51">
        <w:rPr>
          <w:rFonts w:eastAsia="Calibri"/>
          <w:b/>
          <w:bCs/>
          <w:cs/>
        </w:rPr>
        <w:t>ความรับผิดในความเสียหาย</w:t>
      </w:r>
    </w:p>
    <w:p w14:paraId="3BF02AE8" w14:textId="6F9379CA" w:rsidR="00B11751" w:rsidRPr="00D5743A" w:rsidRDefault="00B11751" w:rsidP="00B11751">
      <w:pPr>
        <w:spacing w:before="240" w:after="0" w:line="240" w:lineRule="auto"/>
        <w:ind w:left="1080"/>
        <w:jc w:val="thaiDistribute"/>
        <w:rPr>
          <w:rFonts w:eastAsia="Calibri"/>
          <w:b/>
          <w:bCs/>
        </w:rPr>
      </w:pPr>
      <w:r w:rsidRPr="00B11751">
        <w:rPr>
          <w:rFonts w:eastAsia="Calibri"/>
          <w:cs/>
        </w:rPr>
        <w:t>นอกเหนือจากค่าปรับและ/หรือการบังคับเอากับหลักประกันตามสัญญา (ถ้ามี) ตลาดหลักทรัพย์มีสิทธิ</w:t>
      </w:r>
      <w:r w:rsidRPr="00B46057">
        <w:rPr>
          <w:rFonts w:eastAsia="Calibri"/>
          <w:spacing w:val="6"/>
          <w:cs/>
        </w:rPr>
        <w:t>เรียกค่าเสียหายเพิ่มเติมจากบริษัท ซึ่งบริษัทตกลงเป็นผู้รับผิดชอบในบรรดาความเสียหายของตลาด</w:t>
      </w:r>
      <w:r w:rsidRPr="00B11751">
        <w:rPr>
          <w:rFonts w:eastAsia="Calibri"/>
          <w:cs/>
        </w:rPr>
        <w:t xml:space="preserve">หลักทรัพย์และ/หรือบริษัทย่อยของตลาดหลักทรัพย์อันเกิดจากการกระทำหรือไม่กระทำใด ๆ ของบริษัทหรือพนักงานผู้ปฏิบัติงาน </w:t>
      </w:r>
      <w:commentRangeStart w:id="81"/>
      <w:r w:rsidRPr="00B11751">
        <w:rPr>
          <w:rFonts w:eastAsia="Calibri"/>
          <w:cs/>
        </w:rPr>
        <w:t>โดยความรับผิดของบริษัทในกรณีดังกล่าวจะไม่เกินกว่าค่าตอบแทน</w:t>
      </w:r>
      <w:r w:rsidRPr="00B46057">
        <w:rPr>
          <w:rFonts w:eastAsia="Calibri"/>
          <w:spacing w:val="4"/>
          <w:cs/>
        </w:rPr>
        <w:t xml:space="preserve">ตามสัญญาทั้งหมดที่กำหนดไว้ในสัญญา </w:t>
      </w:r>
      <w:commentRangeEnd w:id="81"/>
      <w:r w:rsidR="009608BD" w:rsidRPr="00B46057">
        <w:rPr>
          <w:rStyle w:val="CommentReference"/>
          <w:rFonts w:eastAsia="Calibri"/>
          <w:spacing w:val="4"/>
          <w:sz w:val="28"/>
          <w:szCs w:val="28"/>
          <w:cs/>
        </w:rPr>
        <w:commentReference w:id="81"/>
      </w:r>
      <w:r w:rsidRPr="00B46057">
        <w:rPr>
          <w:rFonts w:eastAsia="Calibri"/>
          <w:spacing w:val="4"/>
          <w:cs/>
        </w:rPr>
        <w:t>เว้นแต่ในกรณีที่ความเสียหายนั้นเกิดขึ้นจากการ (ก) จงใจฝ่า</w:t>
      </w:r>
      <w:r w:rsidRPr="00B11751">
        <w:rPr>
          <w:rFonts w:eastAsia="Calibri"/>
          <w:cs/>
        </w:rPr>
        <w:t xml:space="preserve">ฝืนหรือไม่ปฏิบัติตามสัญญา (ข) ประมาทเลินเล่ออย่างร้ายแรง หรือ (ค) ทุจริตหรือฉ้อฉล ของบริษัทหรือพนักงานผู้ปฏิบัติงาน นอกจากนี้ การจำกัดความรับผิดในความเสียหายที่กำหนดไว้ในข้อนี้ จะไม่ใช้บังคับแก่ความเสียหายอันเกิดจากการชดใช้ค่าเสียหายให้แก่ตลาดหลักทรัพย์หากมีการเรียกร้องจากบุคคลภายนอก การละเมิดทรัพย์สินทางปัญญา และการละเมิดการเก็บรักษาความลับ ตามที่กำหนดไว้ในสัญญา ทั้งนี้ ไม่ว่ากรณีใด ๆ บริษัทตกลงจะชดใช้ค่าเสียหายให้แก่ตลาดหลักทรัพย์ภายใน </w:t>
      </w:r>
      <w:r>
        <w:rPr>
          <w:rFonts w:eastAsia="Calibri"/>
        </w:rPr>
        <w:t>14</w:t>
      </w:r>
      <w:r w:rsidRPr="00B11751">
        <w:rPr>
          <w:rFonts w:eastAsia="Calibri"/>
          <w:cs/>
        </w:rPr>
        <w:t xml:space="preserve"> (สิบสี่) วัน นับจากวันที่ได้รับแจ้งจากตลาดหลักทรัพย์ถึงความเสียหายดังกล่าว ทั้งนี้ ตลาดหลักทรัพย์ไม่รับผิดชอบในบรรดาความสูญหายหรือความเสียหายใด ๆ ของพนักงานผู้ปฏิบัติงาน หรือทรัพย์สินของบริษัทอันเกิดจากการปฏิบัติงานตามสัญญา</w:t>
      </w:r>
    </w:p>
    <w:p w14:paraId="306B49CD" w14:textId="4D0974B2" w:rsidR="006567EC" w:rsidRPr="00EB0B51" w:rsidRDefault="003A76DC" w:rsidP="00B46057">
      <w:pPr>
        <w:tabs>
          <w:tab w:val="left" w:pos="1080"/>
        </w:tabs>
        <w:spacing w:before="240" w:after="0" w:line="240" w:lineRule="auto"/>
        <w:ind w:left="1080" w:hanging="540"/>
        <w:jc w:val="thaiDistribute"/>
        <w:rPr>
          <w:b/>
          <w:bCs/>
          <w:cs/>
        </w:rPr>
      </w:pPr>
      <w:r>
        <w:rPr>
          <w:b/>
          <w:bCs/>
        </w:rPr>
        <w:t>7</w:t>
      </w:r>
      <w:r w:rsidR="006567EC" w:rsidRPr="00EB0B51">
        <w:rPr>
          <w:b/>
          <w:bCs/>
        </w:rPr>
        <w:t>.</w:t>
      </w:r>
      <w:r w:rsidR="006567EC" w:rsidRPr="00D5743A">
        <w:rPr>
          <w:b/>
          <w:bCs/>
        </w:rPr>
        <w:t>1</w:t>
      </w:r>
      <w:r w:rsidR="00706EE7">
        <w:rPr>
          <w:b/>
          <w:bCs/>
        </w:rPr>
        <w:t>3</w:t>
      </w:r>
      <w:r w:rsidR="00B46057">
        <w:rPr>
          <w:b/>
          <w:bCs/>
        </w:rPr>
        <w:tab/>
      </w:r>
      <w:r w:rsidR="006567EC" w:rsidRPr="00EB0B51">
        <w:rPr>
          <w:b/>
          <w:bCs/>
          <w:cs/>
        </w:rPr>
        <w:t>ความสัมพันธ์ระหว่างคู่สัญญา</w:t>
      </w:r>
    </w:p>
    <w:p w14:paraId="1EFB0914" w14:textId="7ECEB849" w:rsidR="006567EC" w:rsidRPr="00D5743A" w:rsidRDefault="00AF2626" w:rsidP="00EF0A77">
      <w:pPr>
        <w:spacing w:before="240" w:after="0" w:line="240" w:lineRule="auto"/>
        <w:ind w:left="1080"/>
        <w:jc w:val="thaiDistribute"/>
      </w:pPr>
      <w:r w:rsidRPr="00EB0B51">
        <w:rPr>
          <w:spacing w:val="2"/>
          <w:cs/>
        </w:rPr>
        <w:t>คู่สัญญาทั้งสองฝ่ายเข้าใจถูกต้องตรงกันว่า</w:t>
      </w:r>
      <w:r w:rsidR="00B11751">
        <w:rPr>
          <w:spacing w:val="2"/>
        </w:rPr>
        <w:t xml:space="preserve"> </w:t>
      </w:r>
      <w:r w:rsidR="006567EC" w:rsidRPr="00EB0B51">
        <w:rPr>
          <w:spacing w:val="2"/>
          <w:cs/>
        </w:rPr>
        <w:t>การตกลงเข้าทำสัญญาฉบับนี้จะไม่ก่อให้เกิดความสัมพันธ์</w:t>
      </w:r>
      <w:r w:rsidR="006567EC" w:rsidRPr="00EB0B51">
        <w:rPr>
          <w:spacing w:val="4"/>
          <w:cs/>
        </w:rPr>
        <w:t>ใด</w:t>
      </w:r>
      <w:r w:rsidR="004C2F9B" w:rsidRPr="00EB0B51">
        <w:rPr>
          <w:rFonts w:hint="cs"/>
          <w:spacing w:val="4"/>
          <w:cs/>
        </w:rPr>
        <w:t xml:space="preserve"> </w:t>
      </w:r>
      <w:r w:rsidR="006567EC" w:rsidRPr="00EB0B51">
        <w:rPr>
          <w:spacing w:val="4"/>
          <w:cs/>
        </w:rPr>
        <w:t>ๆ ระหว่าง</w:t>
      </w:r>
      <w:r w:rsidR="00B11751">
        <w:rPr>
          <w:rFonts w:hint="cs"/>
          <w:spacing w:val="4"/>
          <w:cs/>
        </w:rPr>
        <w:t>คู่สัญญาทั้งสองฝ่าย</w:t>
      </w:r>
      <w:r w:rsidR="006567EC" w:rsidRPr="00EB0B51">
        <w:rPr>
          <w:spacing w:val="4"/>
          <w:cs/>
        </w:rPr>
        <w:t>ในฐานะหุ้นส่วน หรือแสดงว่าคู่สัญญาฝ่ายหนึ่งเป็นตัวแทนหรือลูกจ้างของคู่สัญญาอีก</w:t>
      </w:r>
      <w:r w:rsidR="006567EC" w:rsidRPr="00EB0B51">
        <w:rPr>
          <w:cs/>
        </w:rPr>
        <w:t>ฝ่ายหนึ่ง</w:t>
      </w:r>
    </w:p>
    <w:p w14:paraId="2A9479B7" w14:textId="77D4C530" w:rsidR="000959F8" w:rsidRPr="00D5743A" w:rsidRDefault="003A76DC" w:rsidP="00EF0A77">
      <w:pPr>
        <w:spacing w:before="24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0959F8" w:rsidRPr="00EB0B51">
        <w:rPr>
          <w:b/>
          <w:bCs/>
        </w:rPr>
        <w:t>.1</w:t>
      </w:r>
      <w:r w:rsidR="00706EE7">
        <w:rPr>
          <w:b/>
          <w:bCs/>
        </w:rPr>
        <w:t>4</w:t>
      </w:r>
      <w:r w:rsidR="000959F8" w:rsidRPr="00EB0B51">
        <w:rPr>
          <w:b/>
          <w:bCs/>
        </w:rPr>
        <w:tab/>
      </w:r>
      <w:r w:rsidR="000959F8" w:rsidRPr="00EB0B51">
        <w:rPr>
          <w:b/>
          <w:bCs/>
          <w:cs/>
        </w:rPr>
        <w:t>การปฏิบัติตามกฎหมายว่าด้วยการคุ้มครองข้อมูลส่วนบุคคล</w:t>
      </w:r>
    </w:p>
    <w:p w14:paraId="1D0E38C6" w14:textId="4252C44E" w:rsidR="000959F8" w:rsidRPr="00D5743A" w:rsidRDefault="000959F8" w:rsidP="00EF0A77">
      <w:pPr>
        <w:spacing w:before="240" w:after="0" w:line="240" w:lineRule="auto"/>
        <w:ind w:left="1080"/>
        <w:jc w:val="thaiDistribute"/>
        <w:rPr>
          <w:rFonts w:eastAsia="Times New Roman"/>
          <w:color w:val="0D0D0D" w:themeColor="text1" w:themeTint="F2"/>
        </w:rPr>
      </w:pPr>
      <w:r w:rsidRPr="00EB0B51">
        <w:rPr>
          <w:rFonts w:eastAsia="Times New Roman"/>
          <w:color w:val="0D0D0D" w:themeColor="text1" w:themeTint="F2"/>
          <w:spacing w:val="2"/>
          <w:cs/>
        </w:rPr>
        <w:t>ในการดำเนินการใด ๆ เกี่ยวกับข้อมูลส่วนบุคคลซึ่งอยู่ภายใต้หรือเกี่ยวข้องกับสัญญา</w:t>
      </w:r>
      <w:r w:rsidR="00B11751">
        <w:rPr>
          <w:rFonts w:eastAsia="Times New Roman" w:hint="cs"/>
          <w:color w:val="0D0D0D" w:themeColor="text1" w:themeTint="F2"/>
          <w:spacing w:val="2"/>
          <w:cs/>
        </w:rPr>
        <w:t>นี้</w:t>
      </w:r>
      <w:r w:rsidRPr="00EB0B51">
        <w:rPr>
          <w:rFonts w:eastAsia="Times New Roman"/>
          <w:color w:val="0D0D0D" w:themeColor="text1" w:themeTint="F2"/>
          <w:spacing w:val="2"/>
          <w:cs/>
        </w:rPr>
        <w:t xml:space="preserve"> </w:t>
      </w:r>
      <w:r w:rsidRPr="00EB0B51">
        <w:rPr>
          <w:rFonts w:eastAsia="Times New Roman"/>
          <w:color w:val="0D0D0D" w:themeColor="text1" w:themeTint="F2"/>
          <w:spacing w:val="4"/>
          <w:cs/>
        </w:rPr>
        <w:t xml:space="preserve">บริษัทตกลงที่จะปฏิบัติตามพระราชบัญญัติคุ้มครองข้อมูลส่วนบุคคล พ.ศ. </w:t>
      </w:r>
      <w:r w:rsidRPr="00D5743A">
        <w:rPr>
          <w:rFonts w:eastAsia="Times New Roman"/>
          <w:color w:val="0D0D0D" w:themeColor="text1" w:themeTint="F2"/>
          <w:spacing w:val="4"/>
        </w:rPr>
        <w:t>2562</w:t>
      </w:r>
      <w:r w:rsidRPr="00EB0B51">
        <w:rPr>
          <w:rFonts w:eastAsia="Times New Roman"/>
          <w:color w:val="0D0D0D" w:themeColor="text1" w:themeTint="F2"/>
          <w:spacing w:val="4"/>
          <w:cs/>
        </w:rPr>
        <w:t xml:space="preserve"> และกฎหมายลำดับรองที่</w:t>
      </w:r>
      <w:r w:rsidRPr="00EB0B51">
        <w:rPr>
          <w:rFonts w:eastAsia="Times New Roman"/>
          <w:color w:val="0D0D0D" w:themeColor="text1" w:themeTint="F2"/>
          <w:cs/>
        </w:rPr>
        <w:t>เกี่ยวข้อง และ</w:t>
      </w:r>
      <w:r w:rsidRPr="00EB0B51">
        <w:rPr>
          <w:rFonts w:eastAsia="Times New Roman"/>
          <w:color w:val="0D0D0D" w:themeColor="text1" w:themeTint="F2"/>
          <w:spacing w:val="4"/>
          <w:cs/>
        </w:rPr>
        <w:t>กฎหมายฉบับแก้ไขเพิ่มเติมในอนาคต (“</w:t>
      </w:r>
      <w:r w:rsidRPr="00EB0B51">
        <w:rPr>
          <w:rFonts w:eastAsia="Times New Roman"/>
          <w:b/>
          <w:bCs/>
          <w:color w:val="0D0D0D" w:themeColor="text1" w:themeTint="F2"/>
          <w:spacing w:val="4"/>
          <w:cs/>
        </w:rPr>
        <w:t>กฎหมายว่าด้วยการคุ้มครองข้อมูลส่วนบุคคล</w:t>
      </w:r>
      <w:r w:rsidRPr="00EB0B51">
        <w:rPr>
          <w:rFonts w:eastAsia="Times New Roman"/>
          <w:color w:val="0D0D0D" w:themeColor="text1" w:themeTint="F2"/>
          <w:spacing w:val="4"/>
          <w:cs/>
        </w:rPr>
        <w:t xml:space="preserve">”) </w:t>
      </w:r>
      <w:r w:rsidRPr="00EB0B51">
        <w:rPr>
          <w:rFonts w:eastAsia="Times New Roman"/>
          <w:color w:val="0D0D0D" w:themeColor="text1" w:themeTint="F2"/>
          <w:spacing w:val="6"/>
          <w:cs/>
        </w:rPr>
        <w:t>อย่างเคร่งครัด ซึ่งรวมถึงการดำเนินการใด ๆ ที่จำเป็น เพื่อให้เจ้าของข้อมูลส่วนบุคคลได้อ่านและเข้าใจ</w:t>
      </w:r>
      <w:r w:rsidRPr="00EB0B51">
        <w:rPr>
          <w:rFonts w:eastAsia="Times New Roman"/>
          <w:color w:val="0D0D0D" w:themeColor="text1" w:themeTint="F2"/>
          <w:cs/>
        </w:rPr>
        <w:t>รายละเอียดที่ระบุไว้ในคำประกาศเกี่ยวกับความเป็นส่วนตัวของกลุ่มตลาดหลักทรัพย์ (</w:t>
      </w:r>
      <w:hyperlink r:id="rId18" w:history="1">
        <w:r w:rsidR="006C2242" w:rsidRPr="00956215">
          <w:rPr>
            <w:rStyle w:val="Hyperlink"/>
          </w:rPr>
          <w:t>https://www.set.or.th/th/privacy-notice</w:t>
        </w:r>
      </w:hyperlink>
      <w:r w:rsidRPr="00EB0B51">
        <w:rPr>
          <w:rFonts w:eastAsia="Times New Roman"/>
          <w:color w:val="0D0D0D" w:themeColor="text1" w:themeTint="F2"/>
        </w:rPr>
        <w:t>)</w:t>
      </w:r>
      <w:r w:rsidR="006C2242">
        <w:rPr>
          <w:rFonts w:eastAsia="Times New Roman"/>
          <w:color w:val="0D0D0D" w:themeColor="text1" w:themeTint="F2"/>
        </w:rPr>
        <w:t xml:space="preserve"> </w:t>
      </w:r>
      <w:r w:rsidR="00DA6D7D" w:rsidRPr="00EB0B51">
        <w:rPr>
          <w:color w:val="0D0D0D"/>
          <w:cs/>
        </w:rPr>
        <w:t>และได้ดำเนินการให้เจ้าของข้อมูลส่วนบุคคลให้ความยินยอม ในกรณีที่กฎหมายว่าด้วยการคุ้มครองข้อมูลส่วนบุคคลกำหนดให้ต้องได้รับความยินยอมจากเจ้าของข้อมูลส่วนบุคคลด้วยแล้ว</w:t>
      </w:r>
    </w:p>
    <w:p w14:paraId="62F9F763" w14:textId="7C41AA04" w:rsidR="000959F8" w:rsidRPr="00D5743A" w:rsidRDefault="000959F8" w:rsidP="00EF0A77">
      <w:pPr>
        <w:spacing w:before="240" w:after="0" w:line="240" w:lineRule="auto"/>
        <w:ind w:left="1080"/>
        <w:jc w:val="thaiDistribute"/>
      </w:pPr>
      <w:r w:rsidRPr="00EB0B51">
        <w:rPr>
          <w:cs/>
        </w:rPr>
        <w:t>ในกรณีที่การปฏิบัติ</w:t>
      </w:r>
      <w:r w:rsidR="00DA6D7D" w:rsidRPr="00EB0B51">
        <w:rPr>
          <w:cs/>
        </w:rPr>
        <w:t>งาน</w:t>
      </w:r>
      <w:r w:rsidRPr="00EB0B51">
        <w:rPr>
          <w:cs/>
        </w:rPr>
        <w:t>ตามสัญญาเป็นกรณีที่คู่สัญญาฝ่ายใดฝ่ายหนึ่งมีหน้าที่ที่จะต้องเก็บ</w:t>
      </w:r>
      <w:r w:rsidRPr="00EB0B51">
        <w:rPr>
          <w:spacing w:val="4"/>
          <w:cs/>
        </w:rPr>
        <w:t xml:space="preserve">รวบรวม ใช้ </w:t>
      </w:r>
      <w:r w:rsidRPr="00EB0B51">
        <w:rPr>
          <w:spacing w:val="10"/>
          <w:cs/>
        </w:rPr>
        <w:t>เปิดเผย และ/หรือโอนไปต่างประเทศซึ่งข้อมูลส่วนบุคคล (“</w:t>
      </w:r>
      <w:r w:rsidRPr="00EB0B51">
        <w:rPr>
          <w:b/>
          <w:bCs/>
          <w:spacing w:val="10"/>
          <w:cs/>
        </w:rPr>
        <w:t>ประมวลผลข้อมูลส่วนบุคคล</w:t>
      </w:r>
      <w:r w:rsidRPr="00EB0B51">
        <w:rPr>
          <w:spacing w:val="10"/>
          <w:cs/>
        </w:rPr>
        <w:t>”)ตาม</w:t>
      </w:r>
      <w:r w:rsidRPr="00EB0B51">
        <w:rPr>
          <w:spacing w:val="4"/>
          <w:cs/>
        </w:rPr>
        <w:t>คำสั่งของคู่สัญญาอีกฝ่ายหนึ่ง คู่สัญญาทั้งสองฝ่ายตกลง</w:t>
      </w:r>
      <w:r w:rsidR="00AF2626" w:rsidRPr="00EB0B51">
        <w:rPr>
          <w:spacing w:val="12"/>
          <w:cs/>
        </w:rPr>
        <w:t>ผูกพันและปฏิบัติตามข้อตกลงเกี่ยวกับการ</w:t>
      </w:r>
      <w:r w:rsidR="00AF2626" w:rsidRPr="00EB0B51">
        <w:rPr>
          <w:cs/>
        </w:rPr>
        <w:t>ประมวลผลข้อมูลส่วนบุคคล</w:t>
      </w:r>
      <w:r w:rsidRPr="00EB0B51">
        <w:rPr>
          <w:spacing w:val="8"/>
          <w:cs/>
        </w:rPr>
        <w:t>ตามแบบและภายในระยะเวลาที่ตลาด</w:t>
      </w:r>
      <w:r w:rsidRPr="00EB0B51">
        <w:rPr>
          <w:cs/>
        </w:rPr>
        <w:t>หลักทรัพย์หรือบริษัทย่อยของตลาดหลักทรัพย์กำหนด</w:t>
      </w:r>
    </w:p>
    <w:p w14:paraId="599C1F39" w14:textId="14DDFA4D" w:rsidR="00971113" w:rsidRPr="00D5743A" w:rsidRDefault="00971113" w:rsidP="00EF0A77">
      <w:pPr>
        <w:spacing w:after="0" w:line="240" w:lineRule="auto"/>
        <w:ind w:left="1134"/>
        <w:jc w:val="thaiDistribute"/>
        <w:rPr>
          <w:color w:val="FF0000"/>
        </w:rPr>
      </w:pPr>
    </w:p>
    <w:p w14:paraId="7FB61553" w14:textId="70D3A90D" w:rsidR="0094578F" w:rsidRPr="00D5743A" w:rsidRDefault="00C51011" w:rsidP="00EF0A77">
      <w:pPr>
        <w:spacing w:after="0" w:line="240" w:lineRule="auto"/>
        <w:ind w:left="567" w:hanging="567"/>
        <w:jc w:val="thaiDistribute"/>
        <w:rPr>
          <w:b/>
          <w:bCs/>
        </w:rPr>
      </w:pPr>
      <w:r>
        <w:rPr>
          <w:b/>
          <w:bCs/>
        </w:rPr>
        <w:t>8</w:t>
      </w:r>
      <w:r w:rsidR="0086642C" w:rsidRPr="00EB0B51">
        <w:rPr>
          <w:b/>
          <w:bCs/>
        </w:rPr>
        <w:t>.</w:t>
      </w:r>
      <w:r w:rsidR="0086642C" w:rsidRPr="00EB0B51">
        <w:rPr>
          <w:b/>
          <w:bCs/>
        </w:rPr>
        <w:tab/>
      </w:r>
      <w:r w:rsidR="00BE4A40">
        <w:rPr>
          <w:rFonts w:hint="cs"/>
          <w:b/>
          <w:bCs/>
          <w:cs/>
        </w:rPr>
        <w:t>เบ็ดเตล็ด</w:t>
      </w:r>
    </w:p>
    <w:p w14:paraId="28517815" w14:textId="744357B9" w:rsidR="009A5F6C" w:rsidRDefault="009A5F6C" w:rsidP="005B5F35">
      <w:pPr>
        <w:spacing w:before="120" w:after="0" w:line="240" w:lineRule="auto"/>
        <w:ind w:left="1080" w:hanging="540"/>
        <w:jc w:val="thaiDistribute"/>
      </w:pPr>
      <w:r w:rsidRPr="003A62B4">
        <w:rPr>
          <w:spacing w:val="-6"/>
        </w:rPr>
        <w:t>8.1</w:t>
      </w:r>
      <w:r w:rsidRPr="003A62B4">
        <w:rPr>
          <w:spacing w:val="-6"/>
        </w:rPr>
        <w:tab/>
      </w:r>
      <w:r w:rsidRPr="003A62B4">
        <w:rPr>
          <w:spacing w:val="-6"/>
          <w:cs/>
        </w:rPr>
        <w:t xml:space="preserve">ข้อกำหนดและขอบเขตของงานฉบับนี้ รวมถึงเอกสารที่เกี่ยวข้อง </w:t>
      </w:r>
      <w:r w:rsidRPr="003A62B4">
        <w:rPr>
          <w:spacing w:val="2"/>
          <w:cs/>
        </w:rPr>
        <w:t>เป็นกรรมสิทธิ์และ/หรือทรัพย์สินทางปัญญาของตลาดหลักทรัพย์แต่เพียงผู้เดียว โดยผู้เสนองานตกลงไม่</w:t>
      </w:r>
      <w:r w:rsidRPr="003A62B4">
        <w:rPr>
          <w:cs/>
        </w:rPr>
        <w:t>นำไปใช้เพื่อวัตถุประสงค์อื่นใดนอกเหนือจากการเสนองานตามที่ระบุไว้ในข้อกำหนดและขอบเขตของงานฉบับนี้</w:t>
      </w:r>
    </w:p>
    <w:p w14:paraId="568948F2" w14:textId="58ACB27E" w:rsidR="003A62B4" w:rsidRPr="003A62B4" w:rsidRDefault="003A62B4" w:rsidP="005B5F35">
      <w:pPr>
        <w:pStyle w:val="Footer"/>
        <w:tabs>
          <w:tab w:val="clear" w:pos="4153"/>
          <w:tab w:val="clear" w:pos="8306"/>
        </w:tabs>
        <w:spacing w:before="120"/>
        <w:ind w:left="1080" w:right="-46" w:hanging="540"/>
        <w:jc w:val="thaiDistribute"/>
        <w:rPr>
          <w:rFonts w:ascii="Browallia New" w:hAnsi="Browallia New" w:cs="Browallia New"/>
          <w:szCs w:val="28"/>
          <w:lang w:val="en-US"/>
        </w:rPr>
      </w:pPr>
      <w:r>
        <w:rPr>
          <w:rFonts w:ascii="Browallia New" w:hAnsi="Browallia New" w:cs="Browallia New"/>
          <w:spacing w:val="-2"/>
          <w:szCs w:val="28"/>
          <w:lang w:val="en-US"/>
        </w:rPr>
        <w:t>8.2</w:t>
      </w:r>
      <w:r w:rsidRPr="00D5743A">
        <w:rPr>
          <w:rFonts w:ascii="Browallia New" w:hAnsi="Browallia New" w:cs="Browallia New"/>
          <w:spacing w:val="-2"/>
          <w:szCs w:val="28"/>
          <w:lang w:val="en-US"/>
        </w:rPr>
        <w:tab/>
      </w:r>
      <w:r w:rsidRPr="00EB0B51">
        <w:rPr>
          <w:rFonts w:ascii="Browallia New" w:hAnsi="Browallia New" w:cs="Browallia New"/>
          <w:spacing w:val="-2"/>
          <w:szCs w:val="28"/>
          <w:cs/>
          <w:lang w:val="en-US"/>
        </w:rPr>
        <w:t>ผู้เสนองานให้การรับรองว่า</w:t>
      </w:r>
      <w:r>
        <w:rPr>
          <w:rFonts w:ascii="Browallia New" w:hAnsi="Browallia New" w:cs="Browallia New"/>
          <w:spacing w:val="-2"/>
          <w:szCs w:val="28"/>
          <w:lang w:val="en-US"/>
        </w:rPr>
        <w:t xml:space="preserve"> </w:t>
      </w:r>
      <w:r w:rsidRPr="00EB0B51">
        <w:rPr>
          <w:rFonts w:ascii="Browallia New" w:hAnsi="Browallia New" w:cs="Browallia New"/>
          <w:spacing w:val="-2"/>
          <w:szCs w:val="28"/>
          <w:cs/>
          <w:lang w:val="en-US"/>
        </w:rPr>
        <w:t>การประกวดราคารวมถึงบรรดาเอกสารใด ๆ ที่นำเสนอต่อตลาดหลักทรัพย์เป็น</w:t>
      </w:r>
      <w:r w:rsidRPr="00EB0B51">
        <w:rPr>
          <w:rFonts w:ascii="Browallia New" w:hAnsi="Browallia New" w:cs="Browallia New"/>
          <w:spacing w:val="4"/>
          <w:szCs w:val="28"/>
          <w:cs/>
          <w:lang w:val="en-US"/>
        </w:rPr>
        <w:t>เอกสารที่ได้จัดทำโดยความคิดสร้างสรรค์ของผู้เสนองานเอง ไม่ได้คัดลอก ดัดแปลง เลียนแบบ หรือปลอม</w:t>
      </w:r>
      <w:r w:rsidRPr="00EB0B51">
        <w:rPr>
          <w:rFonts w:ascii="Browallia New" w:hAnsi="Browallia New" w:cs="Browallia New"/>
          <w:spacing w:val="-2"/>
          <w:szCs w:val="28"/>
          <w:cs/>
          <w:lang w:val="en-US"/>
        </w:rPr>
        <w:t>แปลงไม่ว่าทั้งหมดหรือแต่เพียงบางส่วนจากเอกสารของผู้อื่นด้วยเจตนาทุจริต ทั้งนี้ ตลาดหลักทรัพย์</w:t>
      </w:r>
      <w:r w:rsidRPr="00EB0B51">
        <w:rPr>
          <w:rFonts w:ascii="Browallia New" w:hAnsi="Browallia New" w:cs="Browallia New"/>
          <w:spacing w:val="6"/>
          <w:szCs w:val="28"/>
          <w:cs/>
          <w:lang w:val="en-US"/>
        </w:rPr>
        <w:t>สงวนสิทธิ์ในการเพิกถอนผู้เสนองานออกจากการพิจารณาคัดเลือกได้ทันที หากปรากฏในระหว่าง</w:t>
      </w:r>
      <w:r w:rsidRPr="00EB0B51">
        <w:rPr>
          <w:rFonts w:ascii="Browallia New" w:hAnsi="Browallia New" w:cs="Browallia New"/>
          <w:spacing w:val="8"/>
          <w:szCs w:val="28"/>
          <w:cs/>
          <w:lang w:val="en-US"/>
        </w:rPr>
        <w:t>การประกวดราคา หรือภายหลังการประกวดราคาสิ้นสุดว่า เอกสารที่ผู้เสนองานได้นำเสนอต่อตลาด</w:t>
      </w:r>
      <w:r w:rsidRPr="00EB0B51">
        <w:rPr>
          <w:rFonts w:ascii="Browallia New" w:hAnsi="Browallia New" w:cs="Browallia New"/>
          <w:spacing w:val="-2"/>
          <w:szCs w:val="28"/>
          <w:cs/>
          <w:lang w:val="en-US"/>
        </w:rPr>
        <w:t>หลักทรัพย์เป็นไปโดยมิชอบ และผู้เสนองานยินยอมให้ตลาดหลักทรัพย์พิจารณาเรียกค่าเสียหายได้</w:t>
      </w:r>
    </w:p>
    <w:p w14:paraId="6D772AAB" w14:textId="04A0EF2C" w:rsidR="009A0698" w:rsidRPr="00D5743A" w:rsidRDefault="009A5F6C" w:rsidP="005B5F35">
      <w:pPr>
        <w:spacing w:before="120" w:after="0" w:line="240" w:lineRule="auto"/>
        <w:ind w:left="1094" w:hanging="547"/>
        <w:jc w:val="thaiDistribute"/>
        <w:rPr>
          <w:color w:val="000000" w:themeColor="text1"/>
        </w:rPr>
      </w:pPr>
      <w:r>
        <w:rPr>
          <w:color w:val="000000" w:themeColor="text1"/>
        </w:rPr>
        <w:t>8.</w:t>
      </w:r>
      <w:r w:rsidR="005B5F35">
        <w:rPr>
          <w:color w:val="000000" w:themeColor="text1"/>
        </w:rPr>
        <w:t>3</w:t>
      </w:r>
      <w:r w:rsidR="00784C8B" w:rsidRPr="00EB0B51">
        <w:rPr>
          <w:color w:val="000000" w:themeColor="text1"/>
        </w:rPr>
        <w:tab/>
      </w:r>
      <w:r w:rsidR="00784C8B" w:rsidRPr="003A62B4">
        <w:rPr>
          <w:color w:val="000000" w:themeColor="text1"/>
          <w:spacing w:val="2"/>
          <w:cs/>
        </w:rPr>
        <w:t>เว้นแต่ข้อกำหนดและขอบเขตของงานฉบับนี้กำหนดไว้เป็นอย่างอื่น กรณีผู้เสนองาน</w:t>
      </w:r>
      <w:r w:rsidR="0061492B" w:rsidRPr="003A62B4">
        <w:rPr>
          <w:rFonts w:hint="cs"/>
          <w:color w:val="000000" w:themeColor="text1"/>
          <w:spacing w:val="2"/>
          <w:cs/>
        </w:rPr>
        <w:t>รายใด</w:t>
      </w:r>
      <w:r w:rsidR="00784C8B" w:rsidRPr="003A62B4">
        <w:rPr>
          <w:color w:val="000000" w:themeColor="text1"/>
          <w:spacing w:val="2"/>
          <w:cs/>
        </w:rPr>
        <w:t>กระทำการ</w:t>
      </w:r>
      <w:r w:rsidR="00784C8B" w:rsidRPr="003A62B4">
        <w:rPr>
          <w:color w:val="000000" w:themeColor="text1"/>
          <w:spacing w:val="-2"/>
          <w:cs/>
        </w:rPr>
        <w:t>ฝ่าฝืนเงื่อนไขการประกวดราคาที่กำหนดไว้ในข้อกำหนดและขอบเขตของงานฉบับนี้ และตลาดหลักทรัพย์</w:t>
      </w:r>
      <w:r w:rsidR="00784C8B" w:rsidRPr="00EB0B51">
        <w:rPr>
          <w:color w:val="000000" w:themeColor="text1"/>
          <w:cs/>
        </w:rPr>
        <w:t>พิจารณาแล้วเห็นว่า เป็นการฝ่าฝืนเงื่อนไขการประกวดราคาในสาระสำคัญ ผู้เสนองานตกลง</w:t>
      </w:r>
      <w:r w:rsidR="00E22636" w:rsidRPr="00EB0B51">
        <w:rPr>
          <w:color w:val="000000" w:themeColor="text1"/>
          <w:cs/>
        </w:rPr>
        <w:t>รับผิดชอบชดใช้ค่าเสียหายใด</w:t>
      </w:r>
      <w:r w:rsidR="000E3D71" w:rsidRPr="00EB0B51">
        <w:rPr>
          <w:color w:val="000000" w:themeColor="text1"/>
          <w:cs/>
        </w:rPr>
        <w:t xml:space="preserve"> ๆ</w:t>
      </w:r>
      <w:r w:rsidR="00E22636" w:rsidRPr="00EB0B51">
        <w:rPr>
          <w:color w:val="000000" w:themeColor="text1"/>
          <w:cs/>
        </w:rPr>
        <w:t xml:space="preserve"> ที่เกิดขึ้น</w:t>
      </w:r>
      <w:r w:rsidR="00784C8B" w:rsidRPr="00EB0B51">
        <w:rPr>
          <w:color w:val="000000" w:themeColor="text1"/>
          <w:cs/>
        </w:rPr>
        <w:t>ให้</w:t>
      </w:r>
      <w:r w:rsidR="00E22636" w:rsidRPr="00EB0B51">
        <w:rPr>
          <w:color w:val="000000" w:themeColor="text1"/>
          <w:cs/>
        </w:rPr>
        <w:t>แก่</w:t>
      </w:r>
      <w:r w:rsidR="00784C8B" w:rsidRPr="00EB0B51">
        <w:rPr>
          <w:color w:val="000000" w:themeColor="text1"/>
          <w:cs/>
        </w:rPr>
        <w:t>ตลาดหลักทรัพย์</w:t>
      </w:r>
      <w:r w:rsidR="00592D3E" w:rsidRPr="00EB0B51">
        <w:rPr>
          <w:color w:val="000000" w:themeColor="text1"/>
          <w:cs/>
        </w:rPr>
        <w:t xml:space="preserve"> และ/หรือ</w:t>
      </w:r>
      <w:r w:rsidR="00E22636" w:rsidRPr="00EB0B51">
        <w:rPr>
          <w:color w:val="000000" w:themeColor="text1"/>
          <w:cs/>
        </w:rPr>
        <w:t>ยินยอมให้</w:t>
      </w:r>
      <w:r w:rsidR="00592D3E" w:rsidRPr="00EB0B51">
        <w:rPr>
          <w:color w:val="000000" w:themeColor="text1"/>
          <w:cs/>
        </w:rPr>
        <w:t xml:space="preserve">ริบหลักประกันการเสนอราคาของผู้เสนองานรายนั้น (ถ้ามี) ได้ทันที </w:t>
      </w:r>
    </w:p>
    <w:p w14:paraId="737CF6F5" w14:textId="0064DC41" w:rsidR="0061492B" w:rsidRPr="003A62B4" w:rsidRDefault="009A5F6C" w:rsidP="005B5F35">
      <w:pPr>
        <w:spacing w:before="120" w:after="0" w:line="240" w:lineRule="auto"/>
        <w:ind w:left="1080" w:hanging="540"/>
        <w:jc w:val="thaiDistribute"/>
        <w:rPr>
          <w:color w:val="000000" w:themeColor="text1"/>
          <w:spacing w:val="-2"/>
        </w:rPr>
      </w:pPr>
      <w:r>
        <w:rPr>
          <w:color w:val="000000" w:themeColor="text1"/>
        </w:rPr>
        <w:t>8.</w:t>
      </w:r>
      <w:r w:rsidR="005B5F35">
        <w:rPr>
          <w:color w:val="000000" w:themeColor="text1"/>
        </w:rPr>
        <w:t>4</w:t>
      </w:r>
      <w:r w:rsidR="00501255" w:rsidRPr="00841EC7">
        <w:rPr>
          <w:color w:val="000000" w:themeColor="text1"/>
        </w:rPr>
        <w:tab/>
      </w:r>
      <w:r w:rsidR="00864AD1" w:rsidRPr="00841EC7">
        <w:rPr>
          <w:cs/>
        </w:rPr>
        <w:t>ในระหว่างการประกวดราคา และเมื่อการประกวดราคาตามเอกสารฉบับนี้สิ้นสุดลง ไม่ว่าจะได้รับคัดเลือก</w:t>
      </w:r>
      <w:r w:rsidR="00864AD1" w:rsidRPr="003A62B4">
        <w:rPr>
          <w:spacing w:val="-2"/>
          <w:cs/>
        </w:rPr>
        <w:t>เป็นผู้ชนะการประกวดราคาและได้รับอนุมัติจากตลาดหลักทรัพย์ให้เข้าทำสัญญาหรือไม่ก็ตาม ผู้เสนองาน</w:t>
      </w:r>
      <w:r w:rsidR="00864AD1" w:rsidRPr="00841EC7">
        <w:rPr>
          <w:cs/>
        </w:rPr>
        <w:t xml:space="preserve">ตกลงเก็บรักษาข้อมูลทั้งหมดที่ได้ล่วงรู้ ไม่ว่าโดยวิธีใด ๆ จากการเข้าร่วมประกวดราคาในครั้งนี้ไว้เป็นความลับโดยจะไม่เปิดเผยให้กับบุคคลภายนอกทราบ เว้นแต่ในกรณีที่ได้รับความยินยอมล่วงหน้าเป็นลายลักษณ์อักษรจากตลาดหลักทรัพย์เท่านั้น และผู้เสนองานตกลงจะดูแลให้พนักงาน ลูกจ้าง ตัวแทน </w:t>
      </w:r>
      <w:r w:rsidR="00864AD1" w:rsidRPr="003A62B4">
        <w:rPr>
          <w:spacing w:val="6"/>
          <w:cs/>
        </w:rPr>
        <w:t xml:space="preserve">และบุคคลที่อยู่ในความรับผิดชอบของผู้เสนองานปฏิบัติตามข้อนี้อย่างเคร่งครัด </w:t>
      </w:r>
      <w:r w:rsidR="00864AD1" w:rsidRPr="003A62B4">
        <w:rPr>
          <w:rFonts w:hint="cs"/>
          <w:spacing w:val="6"/>
          <w:cs/>
        </w:rPr>
        <w:t>ทั้งนี้ ในกรณีที่</w:t>
      </w:r>
      <w:r w:rsidR="00864AD1" w:rsidRPr="003A62B4">
        <w:rPr>
          <w:rFonts w:hint="cs"/>
          <w:spacing w:val="-2"/>
          <w:cs/>
        </w:rPr>
        <w:t xml:space="preserve">ตลาดหลักทรัพย์ร้องขอ </w:t>
      </w:r>
      <w:r w:rsidR="00172443" w:rsidRPr="003A62B4">
        <w:rPr>
          <w:color w:val="000000" w:themeColor="text1"/>
          <w:spacing w:val="-2"/>
          <w:cs/>
        </w:rPr>
        <w:t>ผู้เสนองานตกลงที่</w:t>
      </w:r>
      <w:r w:rsidR="009A0698" w:rsidRPr="003A62B4">
        <w:rPr>
          <w:color w:val="000000" w:themeColor="text1"/>
          <w:spacing w:val="-2"/>
          <w:cs/>
        </w:rPr>
        <w:t>จะลงนามในเอกสารรักษาความลับ</w:t>
      </w:r>
      <w:r w:rsidR="00172443" w:rsidRPr="003A62B4">
        <w:rPr>
          <w:color w:val="000000" w:themeColor="text1"/>
          <w:spacing w:val="-2"/>
          <w:cs/>
        </w:rPr>
        <w:t>ตาม</w:t>
      </w:r>
      <w:r w:rsidR="009A0698" w:rsidRPr="003A62B4">
        <w:rPr>
          <w:color w:val="000000" w:themeColor="text1"/>
          <w:spacing w:val="-2"/>
          <w:cs/>
        </w:rPr>
        <w:t>แบบ</w:t>
      </w:r>
      <w:r w:rsidR="00172443" w:rsidRPr="003A62B4">
        <w:rPr>
          <w:color w:val="000000" w:themeColor="text1"/>
          <w:spacing w:val="-2"/>
          <w:cs/>
        </w:rPr>
        <w:t>ที่ตลาดหลักทรัพย์</w:t>
      </w:r>
      <w:r w:rsidR="00172443" w:rsidRPr="00841EC7">
        <w:rPr>
          <w:color w:val="000000" w:themeColor="text1"/>
          <w:spacing w:val="-2"/>
          <w:cs/>
        </w:rPr>
        <w:t xml:space="preserve">กำหนด </w:t>
      </w:r>
    </w:p>
    <w:p w14:paraId="266BF39F" w14:textId="59AD0942" w:rsidR="00841EC7" w:rsidRPr="00D5743A" w:rsidRDefault="00C51011" w:rsidP="005B5F35">
      <w:pPr>
        <w:spacing w:before="120" w:after="0" w:line="240" w:lineRule="auto"/>
        <w:ind w:left="1080" w:hanging="540"/>
        <w:jc w:val="thaiDistribute"/>
        <w:rPr>
          <w:spacing w:val="-2"/>
        </w:rPr>
      </w:pPr>
      <w:r>
        <w:t>8</w:t>
      </w:r>
      <w:r w:rsidR="00864AD1">
        <w:t>.</w:t>
      </w:r>
      <w:r w:rsidR="005B5F35">
        <w:t>5</w:t>
      </w:r>
      <w:r w:rsidR="00864AD1">
        <w:tab/>
      </w:r>
      <w:r w:rsidR="009A5F6C">
        <w:rPr>
          <w:rFonts w:hint="cs"/>
          <w:cs/>
        </w:rPr>
        <w:t>ผู้เสนองาน</w:t>
      </w:r>
      <w:r w:rsidR="00841EC7" w:rsidRPr="00841EC7">
        <w:rPr>
          <w:spacing w:val="-2"/>
          <w:cs/>
        </w:rPr>
        <w:t>ตกลงที่จะปฏิบัติตามกฎ ระเบียบ ข้อพึงปฏิบัติ และนโยบายใด ๆ ที่เกี่ยวข้องกับการ</w:t>
      </w:r>
      <w:r w:rsidR="00841EC7" w:rsidRPr="00EB0B51">
        <w:rPr>
          <w:spacing w:val="-2"/>
          <w:cs/>
        </w:rPr>
        <w:t>ปฏิบัติงาน</w:t>
      </w:r>
      <w:r w:rsidR="00841EC7" w:rsidRPr="00EB0B51">
        <w:rPr>
          <w:cs/>
        </w:rPr>
        <w:t xml:space="preserve"> รวมถึงเงื่อนไขในการรักษาความลับขององค์กร (รวมทั้งจะต้องปฏิบัติตามกฎหมายและข้อกำหนดอื่นใดที่</w:t>
      </w:r>
      <w:r w:rsidR="00841EC7" w:rsidRPr="002D70C7">
        <w:rPr>
          <w:spacing w:val="-2"/>
          <w:cs/>
        </w:rPr>
        <w:t>เกี่ยวข้องกับการปฏิบัติงานตามสัญญา โดยเฉพาะที่เกี่ยวกับความปลอดภัย อาชีวอนามัย และ</w:t>
      </w:r>
      <w:r w:rsidR="00841EC7" w:rsidRPr="002D70C7">
        <w:rPr>
          <w:spacing w:val="2"/>
          <w:cs/>
        </w:rPr>
        <w:t>สภาพแวดล้อมในการทำงาน และความปลอดภัย</w:t>
      </w:r>
      <w:r w:rsidR="002D70C7" w:rsidRPr="002D70C7">
        <w:rPr>
          <w:rFonts w:hint="cs"/>
          <w:spacing w:val="2"/>
          <w:cs/>
        </w:rPr>
        <w:t>ของระบบ</w:t>
      </w:r>
      <w:r w:rsidR="00841EC7" w:rsidRPr="002D70C7">
        <w:rPr>
          <w:spacing w:val="2"/>
          <w:cs/>
        </w:rPr>
        <w:t>เทคโนโลยีสารสนเทศ ตลอดจนกฎระเบียบที่</w:t>
      </w:r>
      <w:r w:rsidR="00841EC7" w:rsidRPr="002D70C7">
        <w:rPr>
          <w:spacing w:val="12"/>
          <w:cs/>
        </w:rPr>
        <w:t>เกี่ยวข้องกับ</w:t>
      </w:r>
      <w:r w:rsidR="002D70C7" w:rsidRPr="002D70C7">
        <w:rPr>
          <w:rFonts w:hint="cs"/>
          <w:spacing w:val="12"/>
          <w:cs/>
        </w:rPr>
        <w:t>ระบบ</w:t>
      </w:r>
      <w:r w:rsidR="00841EC7" w:rsidRPr="002D70C7">
        <w:rPr>
          <w:spacing w:val="12"/>
          <w:cs/>
        </w:rPr>
        <w:t>เทคโนโลยีสารสนเทศของสำนักงานคณะกรรมการกำกับหลักทรัพย์และตลาด</w:t>
      </w:r>
      <w:r w:rsidR="00841EC7" w:rsidRPr="002D70C7">
        <w:rPr>
          <w:cs/>
        </w:rPr>
        <w:t>หลักทรัพย์</w:t>
      </w:r>
    </w:p>
    <w:p w14:paraId="155CDBE1" w14:textId="1A217EBD" w:rsidR="00841EC7" w:rsidRPr="00864AD1" w:rsidRDefault="00841EC7" w:rsidP="005B5F35">
      <w:pPr>
        <w:spacing w:before="120" w:after="0" w:line="240" w:lineRule="auto"/>
        <w:ind w:left="1080"/>
        <w:jc w:val="thaiDistribute"/>
        <w:rPr>
          <w:b/>
          <w:bCs/>
        </w:rPr>
      </w:pPr>
      <w:r w:rsidRPr="00BD6D95">
        <w:rPr>
          <w:spacing w:val="6"/>
          <w:cs/>
        </w:rPr>
        <w:t>นอกจากที่กล่าวมาในวรรคก่อน กรณีที่ต้องดำเนินการในงานที่เกี่ยวกับระบบ</w:t>
      </w:r>
      <w:r w:rsidR="00BD6D95" w:rsidRPr="00BD6D95">
        <w:rPr>
          <w:spacing w:val="6"/>
          <w:cs/>
        </w:rPr>
        <w:t>เทคโนโลยี</w:t>
      </w:r>
      <w:r w:rsidRPr="00BD6D95">
        <w:rPr>
          <w:spacing w:val="6"/>
          <w:cs/>
        </w:rPr>
        <w:t xml:space="preserve">สารสนเทศ </w:t>
      </w:r>
      <w:r w:rsidR="009A5F6C" w:rsidRPr="00BD6D95">
        <w:rPr>
          <w:rFonts w:hint="cs"/>
          <w:spacing w:val="6"/>
          <w:cs/>
        </w:rPr>
        <w:t>ผู้เสนอ</w:t>
      </w:r>
      <w:r w:rsidR="009A5F6C" w:rsidRPr="003A62B4">
        <w:rPr>
          <w:rFonts w:hint="cs"/>
          <w:spacing w:val="-2"/>
          <w:cs/>
        </w:rPr>
        <w:t>งาน</w:t>
      </w:r>
      <w:r w:rsidRPr="003A62B4">
        <w:rPr>
          <w:spacing w:val="-2"/>
          <w:cs/>
        </w:rPr>
        <w:t>ตกลง</w:t>
      </w:r>
      <w:r w:rsidRPr="00EB0B51">
        <w:rPr>
          <w:cs/>
        </w:rPr>
        <w:t>และยินยอมให้ตลาดหลักทรัพย์และหน่วยงานที่กำกับดูแลตามกฎหมาย ตรวจสอบเอกสารหลักฐานที่เกี่ยวข้องและสามารถเข้าตรวจสอบการปฏิบัติงานของบริษัทได้ และบริษัทตกลงควบคุมการรักษาความ</w:t>
      </w:r>
      <w:r w:rsidRPr="003A62B4">
        <w:rPr>
          <w:spacing w:val="-2"/>
          <w:cs/>
        </w:rPr>
        <w:t>มั่นคงปลอดภัยของระบบ</w:t>
      </w:r>
      <w:r w:rsidR="00BD6D95" w:rsidRPr="00BD6D95">
        <w:rPr>
          <w:spacing w:val="-2"/>
          <w:cs/>
        </w:rPr>
        <w:t>เทคโนโลยี</w:t>
      </w:r>
      <w:r w:rsidRPr="003A62B4">
        <w:rPr>
          <w:spacing w:val="-2"/>
          <w:cs/>
        </w:rPr>
        <w:t>สารสนเทศในทุกกรณี รวมถึงกรณีที่มีการจ้างช่วงงานให้กับบุคคลอื่นต่อด้วย</w:t>
      </w:r>
    </w:p>
    <w:p w14:paraId="3ED3ECE6" w14:textId="76F7F864" w:rsidR="00501255" w:rsidRPr="00EB0B51" w:rsidRDefault="00C51011" w:rsidP="005B5F35">
      <w:pPr>
        <w:spacing w:before="120" w:after="0" w:line="240" w:lineRule="auto"/>
        <w:ind w:left="1080" w:hanging="540"/>
        <w:jc w:val="thaiDistribute"/>
        <w:rPr>
          <w:color w:val="000000" w:themeColor="text1"/>
          <w:cs/>
        </w:rPr>
      </w:pPr>
      <w:r>
        <w:t>8</w:t>
      </w:r>
      <w:r w:rsidR="00864AD1">
        <w:t>.</w:t>
      </w:r>
      <w:r w:rsidR="005B5F35">
        <w:t>6</w:t>
      </w:r>
      <w:r w:rsidR="00864AD1">
        <w:tab/>
      </w:r>
      <w:r w:rsidR="00ED05AD" w:rsidRPr="00E96405">
        <w:rPr>
          <w:cs/>
        </w:rPr>
        <w:t xml:space="preserve">นอกจากนี้ </w:t>
      </w:r>
      <w:bookmarkStart w:id="82" w:name="_Hlk107296676"/>
      <w:r w:rsidR="00ED05AD" w:rsidRPr="00E96405">
        <w:rPr>
          <w:spacing w:val="1"/>
          <w:cs/>
        </w:rPr>
        <w:t>ในกรณีที่ผู้เสนองานเป็นผู้ชนะการประกวดราคา</w:t>
      </w:r>
      <w:r w:rsidR="00ED05AD" w:rsidRPr="00E96405">
        <w:rPr>
          <w:rFonts w:hint="cs"/>
          <w:spacing w:val="1"/>
          <w:cs/>
        </w:rPr>
        <w:t xml:space="preserve"> </w:t>
      </w:r>
      <w:r w:rsidR="00ED05AD" w:rsidRPr="00E96405">
        <w:rPr>
          <w:spacing w:val="1"/>
          <w:cs/>
        </w:rPr>
        <w:t>โดย</w:t>
      </w:r>
      <w:r w:rsidR="00ED05AD" w:rsidRPr="00E96405">
        <w:rPr>
          <w:rFonts w:hint="cs"/>
          <w:spacing w:val="1"/>
          <w:cs/>
        </w:rPr>
        <w:t>ลักษณะ</w:t>
      </w:r>
      <w:r w:rsidR="00ED05AD" w:rsidRPr="00E96405">
        <w:rPr>
          <w:spacing w:val="1"/>
          <w:cs/>
        </w:rPr>
        <w:t>งานตามสัญญาจะต้องมีการส่ง</w:t>
      </w:r>
      <w:r w:rsidR="00ED05AD" w:rsidRPr="00861409">
        <w:rPr>
          <w:spacing w:val="-4"/>
          <w:cs/>
        </w:rPr>
        <w:t>พนักงานผู้ปฏิบัติงาน</w:t>
      </w:r>
      <w:r w:rsidR="00ED05AD" w:rsidRPr="00861409">
        <w:rPr>
          <w:rFonts w:hint="cs"/>
          <w:spacing w:val="-4"/>
          <w:cs/>
        </w:rPr>
        <w:t>เข้าทำงานตามสัญญา</w:t>
      </w:r>
      <w:r w:rsidR="00ED05AD" w:rsidRPr="00861409">
        <w:rPr>
          <w:spacing w:val="-4"/>
          <w:cs/>
        </w:rPr>
        <w:t>เป็นประจำ</w:t>
      </w:r>
      <w:r w:rsidR="00ED05AD" w:rsidRPr="00861409">
        <w:rPr>
          <w:rFonts w:hint="cs"/>
          <w:spacing w:val="-4"/>
          <w:cs/>
        </w:rPr>
        <w:t xml:space="preserve"> (“</w:t>
      </w:r>
      <w:r w:rsidR="00ED05AD" w:rsidRPr="00861409">
        <w:rPr>
          <w:rFonts w:hint="cs"/>
          <w:b/>
          <w:bCs/>
          <w:spacing w:val="-4"/>
          <w:cs/>
        </w:rPr>
        <w:t xml:space="preserve">พนักงาน </w:t>
      </w:r>
      <w:r w:rsidR="00ED05AD" w:rsidRPr="00861409">
        <w:rPr>
          <w:b/>
          <w:bCs/>
          <w:spacing w:val="-4"/>
        </w:rPr>
        <w:t>Outsource</w:t>
      </w:r>
      <w:r w:rsidR="00ED05AD" w:rsidRPr="00861409">
        <w:rPr>
          <w:rFonts w:hint="cs"/>
          <w:spacing w:val="-4"/>
          <w:cs/>
        </w:rPr>
        <w:t>”</w:t>
      </w:r>
      <w:r w:rsidR="00ED05AD" w:rsidRPr="00861409">
        <w:rPr>
          <w:spacing w:val="-4"/>
        </w:rPr>
        <w:t>)</w:t>
      </w:r>
      <w:r w:rsidR="00ED05AD" w:rsidRPr="00861409">
        <w:rPr>
          <w:spacing w:val="-4"/>
          <w:cs/>
        </w:rPr>
        <w:t xml:space="preserve"> ณ อาคารตลาดหลักทรัพย์</w:t>
      </w:r>
      <w:r w:rsidR="00ED05AD" w:rsidRPr="00E96405">
        <w:rPr>
          <w:spacing w:val="1"/>
          <w:cs/>
        </w:rPr>
        <w:lastRenderedPageBreak/>
        <w:t>แห่งประเทศไทย</w:t>
      </w:r>
      <w:r w:rsidR="00ED05AD" w:rsidRPr="00E96405">
        <w:rPr>
          <w:spacing w:val="1"/>
        </w:rPr>
        <w:t xml:space="preserve"> </w:t>
      </w:r>
      <w:r w:rsidR="00ED05AD" w:rsidRPr="00E96405">
        <w:rPr>
          <w:spacing w:val="1"/>
          <w:cs/>
        </w:rPr>
        <w:t>อาคารวิทยาการตลาดทุน หรือสถานที่อื่นใดที่ตลาดหลักทรัพย์กำหนด</w:t>
      </w:r>
      <w:r w:rsidR="00ED05AD" w:rsidRPr="00E96405">
        <w:rPr>
          <w:rFonts w:hint="cs"/>
          <w:spacing w:val="1"/>
          <w:cs/>
        </w:rPr>
        <w:t xml:space="preserve"> </w:t>
      </w:r>
      <w:bookmarkEnd w:id="82"/>
      <w:r w:rsidR="00896C4C" w:rsidRPr="00EB0B51">
        <w:rPr>
          <w:cs/>
        </w:rPr>
        <w:t>ผู้เสนองาน</w:t>
      </w:r>
      <w:r w:rsidR="00896C4C" w:rsidRPr="00861409">
        <w:rPr>
          <w:spacing w:val="-4"/>
          <w:cs/>
        </w:rPr>
        <w:t xml:space="preserve">รับทราบและตกลงปฏิบัติตามข้อพึงปฏิบัติของพนักงาน </w:t>
      </w:r>
      <w:r w:rsidR="00896C4C" w:rsidRPr="00861409">
        <w:rPr>
          <w:spacing w:val="-4"/>
        </w:rPr>
        <w:t xml:space="preserve">Outsource </w:t>
      </w:r>
      <w:r w:rsidR="00896C4C" w:rsidRPr="00861409">
        <w:rPr>
          <w:spacing w:val="-4"/>
          <w:cs/>
        </w:rPr>
        <w:t>ในการปฏิบัติงานให้กับตลาดหลักทรัพย์</w:t>
      </w:r>
      <w:r w:rsidR="00896C4C" w:rsidRPr="00EB0B51">
        <w:rPr>
          <w:cs/>
        </w:rPr>
        <w:t>รวมตลอดถึงบริษัทย่อยของตลาดหลักทรัพย์ (“</w:t>
      </w:r>
      <w:r w:rsidR="00896C4C" w:rsidRPr="00EB0B51">
        <w:rPr>
          <w:b/>
          <w:bCs/>
          <w:cs/>
        </w:rPr>
        <w:t>ข้อพึงปฏิบัติ</w:t>
      </w:r>
      <w:r w:rsidR="00896C4C" w:rsidRPr="00EB0B51">
        <w:rPr>
          <w:cs/>
        </w:rPr>
        <w:t>”) รายละเอียดปราก</w:t>
      </w:r>
      <w:r w:rsidR="00AF28EF">
        <w:rPr>
          <w:rFonts w:hint="cs"/>
          <w:cs/>
        </w:rPr>
        <w:t>ฏ</w:t>
      </w:r>
      <w:r w:rsidR="00896C4C" w:rsidRPr="00EB0B51">
        <w:rPr>
          <w:cs/>
        </w:rPr>
        <w:t>ตาม</w:t>
      </w:r>
      <w:r w:rsidR="00896C4C" w:rsidRPr="0061492B">
        <w:rPr>
          <w:u w:val="single"/>
          <w:cs/>
        </w:rPr>
        <w:t>เอกสารแนบท้าย</w:t>
      </w:r>
      <w:r w:rsidR="00896C4C" w:rsidRPr="00861409">
        <w:rPr>
          <w:spacing w:val="4"/>
          <w:u w:val="single"/>
          <w:cs/>
        </w:rPr>
        <w:t xml:space="preserve">หมายเลข </w:t>
      </w:r>
      <w:r w:rsidR="00896C4C" w:rsidRPr="00861409">
        <w:rPr>
          <w:spacing w:val="4"/>
          <w:u w:val="single"/>
        </w:rPr>
        <w:t>5</w:t>
      </w:r>
      <w:r w:rsidR="00896C4C" w:rsidRPr="00861409">
        <w:rPr>
          <w:spacing w:val="4"/>
          <w:cs/>
        </w:rPr>
        <w:t xml:space="preserve"> และตกลงที่จะดำเนินการให้ลูกจ้าง พนักงาน บุคลากร หรือผู้ที่อยู่ในความรับผิดชอบของผู้</w:t>
      </w:r>
      <w:r w:rsidR="00896C4C" w:rsidRPr="003A62B4">
        <w:rPr>
          <w:spacing w:val="6"/>
          <w:cs/>
        </w:rPr>
        <w:t>เสนองานลงนามรับทราบและปฏิบัติตามข้อพึงปฏิบัติอย่างเคร่งครัด ทั้งนี้ ใน</w:t>
      </w:r>
      <w:r w:rsidR="00896C4C" w:rsidRPr="00EB0B51">
        <w:rPr>
          <w:cs/>
        </w:rPr>
        <w:t>กรณีที่ผู้เสนองาน ลูกจ้าง พนักงาน บุคลากร หรือผู้ที่อยู่ในความรับผิดชอบของผู้เสนองานกระทำการใด ๆ หรืองดเว้นกระทำการใด ๆ อันเป็นการฝ่าฝืน</w:t>
      </w:r>
      <w:r w:rsidR="00896C4C" w:rsidRPr="00EB0B51">
        <w:rPr>
          <w:spacing w:val="6"/>
          <w:cs/>
        </w:rPr>
        <w:t>หรือไม่ปฏิบัติตามข้อพึงปฏิบัติ ให้ถือว่าบริษัทฝ่าฝืนหรือไม่ปฏิบัติ</w:t>
      </w:r>
      <w:r w:rsidR="00896C4C" w:rsidRPr="00861409">
        <w:rPr>
          <w:cs/>
        </w:rPr>
        <w:t>ตามข้อตกลงที่ผู้เสนองานให้ไว้หรือมีอยู่กับตลาดหลักทรัพย์รวมตลอดถึงบริษัทย่อยของตลาดหลักทรัพย์</w:t>
      </w:r>
      <w:r w:rsidR="00896C4C" w:rsidRPr="00EB0B51">
        <w:rPr>
          <w:spacing w:val="6"/>
          <w:cs/>
        </w:rPr>
        <w:t xml:space="preserve"> และตลาดหลักทรัพย์รวมตลอดถึงบริษัทย่อยของตลาดหลักทรัพย์สงวน</w:t>
      </w:r>
      <w:r w:rsidR="00896C4C" w:rsidRPr="00EB0B51">
        <w:rPr>
          <w:cs/>
        </w:rPr>
        <w:t>สิทธิ์ที่จะดำเนินการใด ๆ ตามที่เห็นสมควร ไม่ว่าจะเป็นการใช้สิทธิตามสัญญา หรือตามกฎหมาย</w:t>
      </w:r>
    </w:p>
    <w:p w14:paraId="55C7F1D6" w14:textId="2899553F" w:rsidR="00172443" w:rsidRPr="00D5743A" w:rsidRDefault="00C51011" w:rsidP="005B5F35">
      <w:pPr>
        <w:spacing w:before="120" w:after="0" w:line="240" w:lineRule="auto"/>
        <w:ind w:left="1080" w:hanging="540"/>
        <w:jc w:val="thaiDistribute"/>
        <w:rPr>
          <w:color w:val="000000"/>
        </w:rPr>
      </w:pPr>
      <w:r>
        <w:rPr>
          <w:color w:val="000000" w:themeColor="text1"/>
        </w:rPr>
        <w:t>8</w:t>
      </w:r>
      <w:r w:rsidR="00172443" w:rsidRPr="00EB0B51">
        <w:rPr>
          <w:color w:val="000000" w:themeColor="text1"/>
        </w:rPr>
        <w:t>.</w:t>
      </w:r>
      <w:r w:rsidR="005B5F35">
        <w:rPr>
          <w:color w:val="000000" w:themeColor="text1"/>
        </w:rPr>
        <w:t>7</w:t>
      </w:r>
      <w:r w:rsidR="00172443" w:rsidRPr="00D5743A">
        <w:rPr>
          <w:color w:val="000000" w:themeColor="text1"/>
        </w:rPr>
        <w:tab/>
      </w:r>
      <w:r w:rsidR="00172443" w:rsidRPr="00EB0B51">
        <w:rPr>
          <w:color w:val="000000"/>
          <w:cs/>
        </w:rPr>
        <w:t>ผู้เสนองานรับทราบว่าในการปฏิบัติตามกฎหมายว่าด้วยการคุ้มครองข้อมูลส่วนบุคคลนั้น ผู้เสนองานได้</w:t>
      </w:r>
      <w:r w:rsidR="00172443" w:rsidRPr="00EB0B51">
        <w:rPr>
          <w:color w:val="000000"/>
          <w:spacing w:val="6"/>
          <w:cs/>
        </w:rPr>
        <w:t>ดำเนินการใด ๆ ที่จำเป็น เพื่อให้เจ้าของข้อมูลส่วนบุคคลได้อ่านและเข้าใจรายละเอียดที่ระบุไว้ในคำ</w:t>
      </w:r>
      <w:r w:rsidR="00172443" w:rsidRPr="00EB0B51">
        <w:rPr>
          <w:color w:val="000000"/>
          <w:cs/>
        </w:rPr>
        <w:t>ประกาศ</w:t>
      </w:r>
      <w:r w:rsidR="00172443" w:rsidRPr="00EB0B51">
        <w:rPr>
          <w:color w:val="000000"/>
          <w:spacing w:val="4"/>
          <w:cs/>
        </w:rPr>
        <w:t>เกี่ยวกับความเป็นส่วนตัวของกลุ่ม</w:t>
      </w:r>
      <w:r w:rsidR="00172443" w:rsidRPr="00EB0B51">
        <w:rPr>
          <w:color w:val="000000" w:themeColor="text1"/>
          <w:spacing w:val="4"/>
          <w:cs/>
        </w:rPr>
        <w:t xml:space="preserve">ตลาดหลักทรัพย์ </w:t>
      </w:r>
      <w:r w:rsidR="00172443" w:rsidRPr="00EB0B51">
        <w:rPr>
          <w:spacing w:val="4"/>
          <w:cs/>
        </w:rPr>
        <w:t>(</w:t>
      </w:r>
      <w:hyperlink r:id="rId19" w:history="1">
        <w:r w:rsidR="00E654C9" w:rsidRPr="00956215">
          <w:rPr>
            <w:rStyle w:val="Hyperlink"/>
          </w:rPr>
          <w:t>https://www.set.or.th/th/privacy-notice</w:t>
        </w:r>
      </w:hyperlink>
      <w:r w:rsidR="00172443" w:rsidRPr="00EB0B51">
        <w:rPr>
          <w:spacing w:val="4"/>
        </w:rPr>
        <w:t>)</w:t>
      </w:r>
      <w:r w:rsidR="00E654C9">
        <w:rPr>
          <w:spacing w:val="4"/>
        </w:rPr>
        <w:t xml:space="preserve"> </w:t>
      </w:r>
      <w:r w:rsidR="00172443" w:rsidRPr="00EB0B51">
        <w:rPr>
          <w:spacing w:val="4"/>
          <w:cs/>
        </w:rPr>
        <w:t>อย่างครบถ้วน</w:t>
      </w:r>
      <w:r w:rsidR="00172443" w:rsidRPr="00EB0B51">
        <w:rPr>
          <w:color w:val="000000"/>
          <w:spacing w:val="4"/>
          <w:cs/>
        </w:rPr>
        <w:t>เรียบร้อยแล้ว นอกจากนี้ หากกฎหมายว่าด้วยการคุ้มครองข้อมูลส่วนบุคคลกำหนดให้การเก็บรวบรวม ใช้ หรือเปิดเผยข้อมูลส่วนบุคคลใดต้องได้รับความยินยอมจากเจ้าของ</w:t>
      </w:r>
      <w:r w:rsidR="00172443" w:rsidRPr="00E654C9">
        <w:rPr>
          <w:color w:val="000000"/>
          <w:spacing w:val="-2"/>
          <w:cs/>
        </w:rPr>
        <w:t>ข้อมูลส่วนบุคคล ผู้เสนองานได้ดำเนินการให้เจ้าของข้อมูลส่วนบุคคลให้ความยินยอมแก่ตลาดหลักทรัพย์</w:t>
      </w:r>
      <w:r w:rsidR="00172443" w:rsidRPr="00EB0B51">
        <w:rPr>
          <w:color w:val="000000"/>
          <w:cs/>
        </w:rPr>
        <w:t>และ/หรือบริษัทย่อย</w:t>
      </w:r>
      <w:r w:rsidR="00172443" w:rsidRPr="00EB0B51">
        <w:rPr>
          <w:color w:val="000000"/>
          <w:spacing w:val="4"/>
          <w:cs/>
        </w:rPr>
        <w:t>ของตลาดหลักทรัพย์ในการเก็บรวบรวม ใช้ เปิดเผยข้อมูลส่วนบุคคลดังกล่าว เพื่อวัตถุประสงค์เกี่ยวกับการ</w:t>
      </w:r>
      <w:r w:rsidR="00267588" w:rsidRPr="00EB0B51">
        <w:rPr>
          <w:color w:val="000000"/>
          <w:spacing w:val="4"/>
          <w:cs/>
        </w:rPr>
        <w:t>เสนองานตาม</w:t>
      </w:r>
      <w:r w:rsidR="00172443" w:rsidRPr="00EB0B51">
        <w:rPr>
          <w:color w:val="000000"/>
          <w:cs/>
        </w:rPr>
        <w:t>ข้อกำหนดและขอบเขตของงานฉบับนี้แล้ว</w:t>
      </w:r>
    </w:p>
    <w:p w14:paraId="5584F7F2" w14:textId="680388F6" w:rsidR="0061492B" w:rsidRPr="0061492B" w:rsidRDefault="00C51011" w:rsidP="005B5F35">
      <w:pPr>
        <w:pStyle w:val="Footer"/>
        <w:tabs>
          <w:tab w:val="clear" w:pos="4153"/>
          <w:tab w:val="clear" w:pos="8306"/>
        </w:tabs>
        <w:spacing w:before="120"/>
        <w:ind w:left="1080" w:right="-46" w:hanging="540"/>
        <w:jc w:val="thaiDistribute"/>
        <w:rPr>
          <w:rFonts w:ascii="Browallia New" w:hAnsi="Browallia New" w:cs="Browallia New"/>
          <w:szCs w:val="28"/>
          <w:lang w:val="en-US"/>
        </w:rPr>
      </w:pPr>
      <w:r>
        <w:rPr>
          <w:rFonts w:ascii="Browallia New" w:hAnsi="Browallia New" w:cs="Browallia New"/>
          <w:szCs w:val="28"/>
          <w:lang w:val="en-US"/>
        </w:rPr>
        <w:t>8</w:t>
      </w:r>
      <w:r w:rsidR="003D47BD" w:rsidRPr="00D5743A">
        <w:rPr>
          <w:rFonts w:ascii="Browallia New" w:hAnsi="Browallia New" w:cs="Browallia New"/>
          <w:szCs w:val="28"/>
          <w:lang w:val="en-US"/>
        </w:rPr>
        <w:t>.</w:t>
      </w:r>
      <w:r w:rsidR="0061492B">
        <w:rPr>
          <w:rFonts w:ascii="Browallia New" w:hAnsi="Browallia New" w:cs="Browallia New"/>
          <w:szCs w:val="28"/>
          <w:lang w:val="en-US"/>
        </w:rPr>
        <w:t>8</w:t>
      </w:r>
      <w:r w:rsidR="003D47BD" w:rsidRPr="00EB0B51">
        <w:rPr>
          <w:rFonts w:ascii="Browallia New" w:hAnsi="Browallia New" w:cs="Browallia New"/>
          <w:szCs w:val="28"/>
          <w:lang w:val="en-US"/>
        </w:rPr>
        <w:tab/>
      </w:r>
      <w:r w:rsidR="003D47BD" w:rsidRPr="00EB0B51">
        <w:rPr>
          <w:rFonts w:ascii="Browallia New" w:hAnsi="Browallia New" w:cs="Browallia New"/>
          <w:szCs w:val="28"/>
          <w:cs/>
          <w:lang w:val="en-US"/>
        </w:rPr>
        <w:t xml:space="preserve">ตลาดหลักทรัพย์มีนโยบายต่อต้านการทุจริตคอร์รัปชัน และสนับสนุนให้ดำเนินธุรกิจอย่างโปร่งใส </w:t>
      </w:r>
      <w:r w:rsidR="003D47BD" w:rsidRPr="00EB0B51">
        <w:rPr>
          <w:rFonts w:ascii="Browallia New" w:hAnsi="Browallia New" w:cs="Browallia New"/>
          <w:spacing w:val="-2"/>
          <w:szCs w:val="28"/>
          <w:cs/>
          <w:lang w:val="en-US"/>
        </w:rPr>
        <w:t>ตลอดจนมีจรรยาบรรณธุรกิจตามคู่มือจรรยาบรรณธุรกิจสำหรับคู่ค้าของตลาดหลักทรัพย์แห่งประเทศไทย</w:t>
      </w:r>
      <w:r w:rsidR="003D47BD" w:rsidRPr="00EB0B51">
        <w:rPr>
          <w:rFonts w:ascii="Browallia New" w:hAnsi="Browallia New" w:cs="Browallia New"/>
          <w:szCs w:val="28"/>
          <w:cs/>
          <w:lang w:val="en-US"/>
        </w:rPr>
        <w:t xml:space="preserve"> (</w:t>
      </w:r>
      <w:r w:rsidR="003D47BD" w:rsidRPr="00D5743A">
        <w:rPr>
          <w:rFonts w:ascii="Browallia New" w:hAnsi="Browallia New" w:cs="Browallia New"/>
          <w:szCs w:val="28"/>
        </w:rPr>
        <w:t>SET’s Supplier Code of Conduct)</w:t>
      </w:r>
      <w:r w:rsidR="003D47BD" w:rsidRPr="00EB0B51">
        <w:rPr>
          <w:rFonts w:ascii="Browallia New" w:hAnsi="Browallia New" w:cs="Browallia New"/>
          <w:szCs w:val="28"/>
          <w:cs/>
          <w:lang w:val="en-US"/>
        </w:rPr>
        <w:t xml:space="preserve"> โดยผู้เสนองาน ตลอดจนผู้บริหาร ลูกจ้าง และผู้ที่เกี่ยวข้องอื่นใด</w:t>
      </w:r>
      <w:r w:rsidR="003D47BD" w:rsidRPr="00EB0B51">
        <w:rPr>
          <w:rFonts w:ascii="Browallia New" w:hAnsi="Browallia New" w:cs="Browallia New"/>
          <w:spacing w:val="6"/>
          <w:szCs w:val="28"/>
          <w:cs/>
          <w:lang w:val="en-US"/>
        </w:rPr>
        <w:t>ของผู้เสนองานตกลงที่จะไม่กระทำการหรือเข้าไปมีส่วนร่วมในการกระทำการใด ๆ ที่เข้าข่ายเป็นการ</w:t>
      </w:r>
      <w:r w:rsidR="003D47BD" w:rsidRPr="00EB0B51">
        <w:rPr>
          <w:rFonts w:ascii="Browallia New" w:hAnsi="Browallia New" w:cs="Browallia New"/>
          <w:szCs w:val="28"/>
          <w:cs/>
          <w:lang w:val="en-US"/>
        </w:rPr>
        <w:t>ทุจริตคอร์รัปชัน และตกลงจะดำเนินธุรกิจให้สอดคล้องกับแนวปฏิบัติที่ระบุไว้ในคู่มือจรรยาบรรณธุรกิจสำหรับคู่ค้าดังกล่าว ทั้งนี้ ตลาดหลักทรัพย์สงวนสิทธิ์ที่จะไม่พิจารณาข้อเสนองานของผู้เสนองานที่มีพฤติกรรมที่เข้าข่ายเป็นการทุจริตคอร์รัปชัน รวมทั้งอาจจะพิจารณายกเลิกผลการคัดเลือกผู้เสนองานดังกล่าวในครั้งนี้ไม่ว่าทั้งหมดหรือบางส่วนได้ โดยผู้เสนองานตกลงจะไม่เรียกร้องค่าเสียหายใด ๆ จากตลาดหลักทรัพย์</w:t>
      </w:r>
    </w:p>
    <w:p w14:paraId="63340959" w14:textId="77777777" w:rsidR="00B70781" w:rsidRPr="00D5743A" w:rsidRDefault="00B70781" w:rsidP="00947245">
      <w:pPr>
        <w:spacing w:after="0" w:line="240" w:lineRule="auto"/>
        <w:ind w:left="1094" w:hanging="520"/>
        <w:jc w:val="thaiDistribute"/>
      </w:pPr>
    </w:p>
    <w:p w14:paraId="5C174C14" w14:textId="6AAA37C8" w:rsidR="0094578F" w:rsidRPr="00D5743A" w:rsidRDefault="005F58B0" w:rsidP="00947245">
      <w:pPr>
        <w:spacing w:after="0"/>
        <w:ind w:left="567" w:hanging="567"/>
        <w:rPr>
          <w:b/>
          <w:bCs/>
        </w:rPr>
      </w:pPr>
      <w:r>
        <w:rPr>
          <w:b/>
          <w:bCs/>
        </w:rPr>
        <w:t>9</w:t>
      </w:r>
      <w:r w:rsidR="0086642C" w:rsidRPr="00EB0B51">
        <w:rPr>
          <w:b/>
          <w:bCs/>
        </w:rPr>
        <w:t>.</w:t>
      </w:r>
      <w:r w:rsidR="0086642C" w:rsidRPr="00D5743A">
        <w:rPr>
          <w:b/>
          <w:bCs/>
        </w:rPr>
        <w:tab/>
      </w:r>
      <w:commentRangeStart w:id="83"/>
      <w:r w:rsidR="0094578F" w:rsidRPr="00EB0B51">
        <w:rPr>
          <w:b/>
          <w:bCs/>
          <w:cs/>
        </w:rPr>
        <w:t>กำหนดการและสถานที่ติดต่อขอทราบข้อมูลเพิ่มเติม</w:t>
      </w:r>
      <w:commentRangeEnd w:id="83"/>
      <w:r w:rsidR="008C0390" w:rsidRPr="00D5743A">
        <w:rPr>
          <w:rStyle w:val="CommentReference"/>
          <w:b/>
          <w:bCs/>
          <w:sz w:val="28"/>
          <w:szCs w:val="28"/>
        </w:rPr>
        <w:commentReference w:id="83"/>
      </w:r>
    </w:p>
    <w:p w14:paraId="04CE7BA1" w14:textId="77777777" w:rsidR="00047762" w:rsidRPr="00D5743A" w:rsidRDefault="00F05BCE" w:rsidP="00CB7779">
      <w:pPr>
        <w:pStyle w:val="Footer"/>
        <w:tabs>
          <w:tab w:val="clear" w:pos="4153"/>
          <w:tab w:val="clear" w:pos="8306"/>
        </w:tabs>
        <w:spacing w:before="120"/>
        <w:ind w:left="562"/>
        <w:jc w:val="thaiDistribute"/>
        <w:rPr>
          <w:rFonts w:ascii="Browallia New" w:hAnsi="Browallia New" w:cs="Browallia New"/>
          <w:szCs w:val="28"/>
          <w:lang w:val="en-US"/>
        </w:rPr>
      </w:pPr>
      <w:r w:rsidRPr="00EB0B51">
        <w:rPr>
          <w:rFonts w:ascii="Browallia New" w:hAnsi="Browallia New" w:cs="Browallia New"/>
          <w:szCs w:val="28"/>
          <w:cs/>
          <w:lang w:val="en-US"/>
        </w:rPr>
        <w:t>รายละเอียดกำหนดการสำหรับการประกวดราคาตามข้อกำหนดและขอบเขตของงานฉบับนี้ มีรายละเอียดตามตารางด้านล่างนี้</w:t>
      </w:r>
    </w:p>
    <w:p w14:paraId="511308DC" w14:textId="77777777" w:rsidR="00F77ACB" w:rsidRPr="00D5743A" w:rsidRDefault="00F77ACB" w:rsidP="00754940">
      <w:pPr>
        <w:spacing w:after="0" w:line="240" w:lineRule="auto"/>
        <w:ind w:left="567"/>
        <w:rPr>
          <w:color w:val="FF0000"/>
        </w:rPr>
      </w:pP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0"/>
        <w:gridCol w:w="4680"/>
        <w:gridCol w:w="3081"/>
      </w:tblGrid>
      <w:tr w:rsidR="00AC2106" w:rsidRPr="00D5743A" w14:paraId="26852518" w14:textId="77777777" w:rsidTr="00814FA2">
        <w:trPr>
          <w:trHeight w:val="209"/>
        </w:trPr>
        <w:tc>
          <w:tcPr>
            <w:tcW w:w="720" w:type="dxa"/>
            <w:vAlign w:val="center"/>
          </w:tcPr>
          <w:p w14:paraId="6247D1A9" w14:textId="77777777" w:rsidR="00AC2106" w:rsidRPr="00D5743A" w:rsidRDefault="00AC2106" w:rsidP="00754940">
            <w:pPr>
              <w:tabs>
                <w:tab w:val="left" w:pos="252"/>
              </w:tabs>
              <w:spacing w:after="0" w:line="240" w:lineRule="auto"/>
              <w:jc w:val="center"/>
              <w:rPr>
                <w:b/>
                <w:bCs/>
              </w:rPr>
            </w:pPr>
            <w:r w:rsidRPr="00EB0B51">
              <w:rPr>
                <w:b/>
                <w:bCs/>
                <w:cs/>
              </w:rPr>
              <w:t>ลำดับ</w:t>
            </w:r>
          </w:p>
        </w:tc>
        <w:tc>
          <w:tcPr>
            <w:tcW w:w="4680" w:type="dxa"/>
            <w:vAlign w:val="center"/>
          </w:tcPr>
          <w:p w14:paraId="78433641" w14:textId="77777777" w:rsidR="00AC2106" w:rsidRPr="00D5743A" w:rsidRDefault="00AC2106" w:rsidP="00754940">
            <w:pPr>
              <w:tabs>
                <w:tab w:val="left" w:pos="252"/>
              </w:tabs>
              <w:spacing w:after="0" w:line="240" w:lineRule="auto"/>
              <w:jc w:val="center"/>
              <w:rPr>
                <w:b/>
                <w:bCs/>
                <w:cs/>
              </w:rPr>
            </w:pPr>
            <w:r w:rsidRPr="00EB0B51">
              <w:rPr>
                <w:b/>
                <w:bCs/>
                <w:cs/>
              </w:rPr>
              <w:t>รายละเอียด</w:t>
            </w:r>
          </w:p>
        </w:tc>
        <w:tc>
          <w:tcPr>
            <w:tcW w:w="3081" w:type="dxa"/>
            <w:vAlign w:val="center"/>
          </w:tcPr>
          <w:p w14:paraId="4585511A" w14:textId="77777777" w:rsidR="00AC2106" w:rsidRPr="00EB0B51" w:rsidRDefault="00AC2106" w:rsidP="00754940">
            <w:pPr>
              <w:spacing w:after="0" w:line="240" w:lineRule="auto"/>
              <w:jc w:val="center"/>
              <w:rPr>
                <w:b/>
                <w:bCs/>
                <w:cs/>
              </w:rPr>
            </w:pPr>
            <w:r w:rsidRPr="00EB0B51">
              <w:rPr>
                <w:b/>
                <w:bCs/>
                <w:cs/>
              </w:rPr>
              <w:t>กำหนดการ</w:t>
            </w:r>
          </w:p>
        </w:tc>
      </w:tr>
      <w:tr w:rsidR="007A4FDA" w:rsidRPr="00D5743A" w14:paraId="312E11E0" w14:textId="77777777" w:rsidTr="00814FA2">
        <w:trPr>
          <w:trHeight w:val="134"/>
        </w:trPr>
        <w:tc>
          <w:tcPr>
            <w:tcW w:w="720" w:type="dxa"/>
          </w:tcPr>
          <w:p w14:paraId="5CECCA9B" w14:textId="77777777" w:rsidR="007A4FDA" w:rsidRPr="00D5743A" w:rsidRDefault="007A4FDA" w:rsidP="00F77ACB">
            <w:pPr>
              <w:tabs>
                <w:tab w:val="left" w:pos="252"/>
              </w:tabs>
              <w:spacing w:after="0" w:line="240" w:lineRule="auto"/>
              <w:jc w:val="center"/>
            </w:pPr>
            <w:r w:rsidRPr="00D5743A">
              <w:t>1</w:t>
            </w:r>
          </w:p>
        </w:tc>
        <w:tc>
          <w:tcPr>
            <w:tcW w:w="4680" w:type="dxa"/>
          </w:tcPr>
          <w:p w14:paraId="032581B1" w14:textId="77777777" w:rsidR="007A4FDA" w:rsidRPr="00D5743A" w:rsidRDefault="007A4FDA" w:rsidP="00F77ACB">
            <w:pPr>
              <w:tabs>
                <w:tab w:val="left" w:pos="252"/>
              </w:tabs>
              <w:spacing w:after="0" w:line="240" w:lineRule="auto"/>
              <w:rPr>
                <w:color w:val="000000" w:themeColor="text1"/>
              </w:rPr>
            </w:pPr>
            <w:r w:rsidRPr="00EB0B51">
              <w:rPr>
                <w:color w:val="000000" w:themeColor="text1"/>
                <w:cs/>
              </w:rPr>
              <w:t>ประกาศเชิญชวน</w:t>
            </w:r>
          </w:p>
        </w:tc>
        <w:tc>
          <w:tcPr>
            <w:tcW w:w="3081" w:type="dxa"/>
          </w:tcPr>
          <w:p w14:paraId="50ED0D8F" w14:textId="77777777" w:rsidR="007A4FDA" w:rsidRPr="00EB0B51" w:rsidRDefault="007A4FDA" w:rsidP="00F77ACB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7629CA">
              <w:rPr>
                <w:color w:val="000000" w:themeColor="text1"/>
                <w:highlight w:val="yellow"/>
              </w:rPr>
              <w:t>...................</w:t>
            </w:r>
          </w:p>
        </w:tc>
      </w:tr>
      <w:tr w:rsidR="007A4FDA" w:rsidRPr="00D5743A" w14:paraId="133837FF" w14:textId="77777777" w:rsidTr="00814FA2">
        <w:trPr>
          <w:trHeight w:val="773"/>
        </w:trPr>
        <w:tc>
          <w:tcPr>
            <w:tcW w:w="720" w:type="dxa"/>
          </w:tcPr>
          <w:p w14:paraId="4F709092" w14:textId="77777777" w:rsidR="007A4FDA" w:rsidRPr="00896C4C" w:rsidRDefault="007A4FDA" w:rsidP="00F77ACB">
            <w:pPr>
              <w:tabs>
                <w:tab w:val="left" w:pos="252"/>
              </w:tabs>
              <w:spacing w:after="0" w:line="240" w:lineRule="auto"/>
              <w:ind w:left="252" w:hanging="252"/>
              <w:jc w:val="center"/>
            </w:pPr>
            <w:r w:rsidRPr="00896C4C">
              <w:t>2</w:t>
            </w:r>
          </w:p>
        </w:tc>
        <w:tc>
          <w:tcPr>
            <w:tcW w:w="4680" w:type="dxa"/>
          </w:tcPr>
          <w:p w14:paraId="2C6714D8" w14:textId="2776CBEB" w:rsidR="007A4FDA" w:rsidRPr="00896C4C" w:rsidRDefault="007A4FDA" w:rsidP="003E6EEF">
            <w:pPr>
              <w:tabs>
                <w:tab w:val="left" w:pos="252"/>
              </w:tabs>
              <w:spacing w:after="0" w:line="240" w:lineRule="auto"/>
              <w:jc w:val="thaiDistribute"/>
              <w:rPr>
                <w:color w:val="000000" w:themeColor="text1"/>
                <w:cs/>
              </w:rPr>
            </w:pPr>
            <w:r w:rsidRPr="00896C4C">
              <w:rPr>
                <w:color w:val="000000" w:themeColor="text1"/>
                <w:cs/>
              </w:rPr>
              <w:t>ระยะเวลาการรับเอกสาร</w:t>
            </w:r>
            <w:r w:rsidR="00AC2106" w:rsidRPr="00896C4C">
              <w:rPr>
                <w:color w:val="000000" w:themeColor="text1"/>
                <w:cs/>
              </w:rPr>
              <w:t>ข้อกำหนดและขอบเขตของงาน</w:t>
            </w:r>
            <w:r w:rsidRPr="00896C4C">
              <w:rPr>
                <w:color w:val="000000" w:themeColor="text1"/>
                <w:cs/>
              </w:rPr>
              <w:t xml:space="preserve"> เอกสารรักษาความลับ และเอกสารยินยอมและรับทราบข้อกำหนดในกรณีที่ผู้</w:t>
            </w:r>
            <w:r w:rsidR="00AC2106" w:rsidRPr="00896C4C">
              <w:rPr>
                <w:color w:val="000000" w:themeColor="text1"/>
                <w:cs/>
              </w:rPr>
              <w:t>เสนองาน</w:t>
            </w:r>
            <w:r w:rsidRPr="00896C4C">
              <w:rPr>
                <w:color w:val="000000" w:themeColor="text1"/>
                <w:cs/>
              </w:rPr>
              <w:t>เป็นผู้ชนะการประ</w:t>
            </w:r>
            <w:r w:rsidR="00AC2106" w:rsidRPr="00896C4C">
              <w:rPr>
                <w:color w:val="000000" w:themeColor="text1"/>
                <w:cs/>
              </w:rPr>
              <w:t>กวดราคา</w:t>
            </w:r>
          </w:p>
        </w:tc>
        <w:tc>
          <w:tcPr>
            <w:tcW w:w="3081" w:type="dxa"/>
          </w:tcPr>
          <w:p w14:paraId="09977A37" w14:textId="77777777" w:rsidR="007A4FDA" w:rsidRPr="00EB0B51" w:rsidRDefault="007A4FDA" w:rsidP="00F77ACB">
            <w:pPr>
              <w:spacing w:after="0" w:line="240" w:lineRule="auto"/>
              <w:jc w:val="center"/>
              <w:rPr>
                <w:color w:val="000000" w:themeColor="text1"/>
                <w:cs/>
              </w:rPr>
            </w:pPr>
            <w:r w:rsidRPr="007629CA">
              <w:rPr>
                <w:color w:val="000000" w:themeColor="text1"/>
                <w:highlight w:val="yellow"/>
              </w:rPr>
              <w:t>...................</w:t>
            </w:r>
          </w:p>
        </w:tc>
      </w:tr>
      <w:tr w:rsidR="007A4FDA" w:rsidRPr="00D5743A" w14:paraId="7B82D709" w14:textId="77777777" w:rsidTr="00814FA2">
        <w:trPr>
          <w:trHeight w:val="454"/>
        </w:trPr>
        <w:tc>
          <w:tcPr>
            <w:tcW w:w="720" w:type="dxa"/>
          </w:tcPr>
          <w:p w14:paraId="6EC8E4F6" w14:textId="77777777" w:rsidR="007A4FDA" w:rsidRPr="00896C4C" w:rsidRDefault="007A4FDA" w:rsidP="00F77ACB">
            <w:pPr>
              <w:tabs>
                <w:tab w:val="left" w:pos="252"/>
                <w:tab w:val="left" w:pos="284"/>
              </w:tabs>
              <w:spacing w:after="0" w:line="240" w:lineRule="auto"/>
              <w:ind w:left="284" w:hanging="284"/>
              <w:jc w:val="center"/>
            </w:pPr>
            <w:r w:rsidRPr="00896C4C">
              <w:lastRenderedPageBreak/>
              <w:t>3</w:t>
            </w:r>
          </w:p>
        </w:tc>
        <w:tc>
          <w:tcPr>
            <w:tcW w:w="4680" w:type="dxa"/>
          </w:tcPr>
          <w:p w14:paraId="2C049B78" w14:textId="77777777" w:rsidR="007A4FDA" w:rsidRPr="00896C4C" w:rsidRDefault="007A4FDA" w:rsidP="003E6EEF">
            <w:pPr>
              <w:tabs>
                <w:tab w:val="left" w:pos="252"/>
                <w:tab w:val="left" w:pos="284"/>
              </w:tabs>
              <w:spacing w:after="0" w:line="240" w:lineRule="auto"/>
              <w:jc w:val="thaiDistribute"/>
              <w:rPr>
                <w:color w:val="000000" w:themeColor="text1"/>
              </w:rPr>
            </w:pPr>
            <w:r w:rsidRPr="00896C4C">
              <w:rPr>
                <w:color w:val="000000" w:themeColor="text1"/>
                <w:cs/>
              </w:rPr>
              <w:t>ส่งมอบเอกสารรักษาความลับ และเอกสารยินยอมและรับทราบข้อกำหนดในกรณีที่ผู้</w:t>
            </w:r>
            <w:r w:rsidR="00AC2106" w:rsidRPr="00896C4C">
              <w:rPr>
                <w:color w:val="000000" w:themeColor="text1"/>
                <w:cs/>
              </w:rPr>
              <w:t>เสนองานเป็น</w:t>
            </w:r>
            <w:r w:rsidRPr="00896C4C">
              <w:rPr>
                <w:color w:val="000000" w:themeColor="text1"/>
                <w:cs/>
              </w:rPr>
              <w:t>ผู้ชนะการประ</w:t>
            </w:r>
            <w:r w:rsidR="00AC2106" w:rsidRPr="00896C4C">
              <w:rPr>
                <w:color w:val="000000" w:themeColor="text1"/>
                <w:cs/>
              </w:rPr>
              <w:t>กวดราคา</w:t>
            </w:r>
          </w:p>
          <w:p w14:paraId="47CD05DD" w14:textId="77777777" w:rsidR="007A4FDA" w:rsidRPr="00896C4C" w:rsidRDefault="007A4FDA" w:rsidP="00F77ACB">
            <w:pPr>
              <w:tabs>
                <w:tab w:val="left" w:pos="175"/>
              </w:tabs>
              <w:spacing w:after="0" w:line="240" w:lineRule="auto"/>
              <w:rPr>
                <w:color w:val="000000" w:themeColor="text1"/>
              </w:rPr>
            </w:pPr>
            <w:r w:rsidRPr="00896C4C">
              <w:rPr>
                <w:color w:val="000000" w:themeColor="text1"/>
              </w:rPr>
              <w:t xml:space="preserve">- </w:t>
            </w:r>
            <w:r w:rsidRPr="00896C4C">
              <w:rPr>
                <w:color w:val="000000" w:themeColor="text1"/>
              </w:rPr>
              <w:tab/>
            </w:r>
            <w:r w:rsidRPr="00896C4C">
              <w:rPr>
                <w:color w:val="000000" w:themeColor="text1"/>
                <w:cs/>
              </w:rPr>
              <w:t>วางหลักประกันการ</w:t>
            </w:r>
            <w:r w:rsidR="00AC2106" w:rsidRPr="00896C4C">
              <w:rPr>
                <w:color w:val="000000" w:themeColor="text1"/>
                <w:cs/>
              </w:rPr>
              <w:t>เสนอราคา</w:t>
            </w:r>
          </w:p>
          <w:p w14:paraId="1F66BCC3" w14:textId="77777777" w:rsidR="007A4FDA" w:rsidRPr="00896C4C" w:rsidRDefault="007A4FDA" w:rsidP="003E6EEF">
            <w:pPr>
              <w:tabs>
                <w:tab w:val="left" w:pos="175"/>
              </w:tabs>
              <w:spacing w:after="0" w:line="240" w:lineRule="auto"/>
              <w:ind w:left="192" w:hanging="192"/>
              <w:rPr>
                <w:color w:val="000000" w:themeColor="text1"/>
              </w:rPr>
            </w:pPr>
            <w:r w:rsidRPr="00896C4C">
              <w:rPr>
                <w:color w:val="000000" w:themeColor="text1"/>
              </w:rPr>
              <w:t xml:space="preserve">- </w:t>
            </w:r>
            <w:r w:rsidRPr="00896C4C">
              <w:rPr>
                <w:color w:val="000000" w:themeColor="text1"/>
              </w:rPr>
              <w:tab/>
            </w:r>
            <w:r w:rsidRPr="00896C4C">
              <w:rPr>
                <w:color w:val="000000" w:themeColor="text1"/>
                <w:cs/>
              </w:rPr>
              <w:t>รับเอกสารรายละเอียดโครงการ</w:t>
            </w:r>
            <w:r w:rsidR="00AC2106" w:rsidRPr="00896C4C">
              <w:rPr>
                <w:color w:val="000000" w:themeColor="text1"/>
                <w:cs/>
              </w:rPr>
              <w:t>ฯ</w:t>
            </w:r>
            <w:r w:rsidRPr="00896C4C">
              <w:rPr>
                <w:color w:val="000000" w:themeColor="text1"/>
                <w:cs/>
              </w:rPr>
              <w:t xml:space="preserve"> (</w:t>
            </w:r>
            <w:r w:rsidRPr="00896C4C">
              <w:rPr>
                <w:color w:val="000000" w:themeColor="text1"/>
              </w:rPr>
              <w:t>Information Memorandum)</w:t>
            </w:r>
          </w:p>
        </w:tc>
        <w:tc>
          <w:tcPr>
            <w:tcW w:w="3081" w:type="dxa"/>
          </w:tcPr>
          <w:p w14:paraId="436457A3" w14:textId="77777777" w:rsidR="007A4FDA" w:rsidRPr="00EB0B51" w:rsidRDefault="007A4FDA" w:rsidP="00F77ACB">
            <w:pPr>
              <w:spacing w:after="0" w:line="240" w:lineRule="auto"/>
              <w:jc w:val="center"/>
              <w:rPr>
                <w:color w:val="000000" w:themeColor="text1"/>
                <w:cs/>
              </w:rPr>
            </w:pPr>
            <w:r w:rsidRPr="007629CA">
              <w:rPr>
                <w:color w:val="000000" w:themeColor="text1"/>
                <w:highlight w:val="yellow"/>
              </w:rPr>
              <w:t>...................</w:t>
            </w:r>
          </w:p>
        </w:tc>
      </w:tr>
      <w:tr w:rsidR="007A4FDA" w:rsidRPr="00D5743A" w14:paraId="57CD3CC6" w14:textId="77777777" w:rsidTr="00814FA2">
        <w:trPr>
          <w:trHeight w:val="64"/>
        </w:trPr>
        <w:tc>
          <w:tcPr>
            <w:tcW w:w="720" w:type="dxa"/>
          </w:tcPr>
          <w:p w14:paraId="658077C4" w14:textId="77777777" w:rsidR="007A4FDA" w:rsidRPr="00896C4C" w:rsidRDefault="007A4FDA" w:rsidP="00F77ACB">
            <w:pPr>
              <w:spacing w:after="0" w:line="240" w:lineRule="auto"/>
              <w:jc w:val="center"/>
              <w:rPr>
                <w:cs/>
              </w:rPr>
            </w:pPr>
            <w:r w:rsidRPr="00896C4C">
              <w:t>4</w:t>
            </w:r>
          </w:p>
        </w:tc>
        <w:tc>
          <w:tcPr>
            <w:tcW w:w="4680" w:type="dxa"/>
          </w:tcPr>
          <w:p w14:paraId="0C7F9204" w14:textId="77777777" w:rsidR="007A4FDA" w:rsidRPr="00896C4C" w:rsidRDefault="007A4FDA" w:rsidP="00F77ACB">
            <w:pPr>
              <w:spacing w:after="0" w:line="240" w:lineRule="auto"/>
              <w:rPr>
                <w:color w:val="000000" w:themeColor="text1"/>
                <w:cs/>
              </w:rPr>
            </w:pPr>
            <w:r w:rsidRPr="00896C4C">
              <w:rPr>
                <w:color w:val="000000" w:themeColor="text1"/>
                <w:cs/>
              </w:rPr>
              <w:t>ชี้แจงข้อกำหนด</w:t>
            </w:r>
          </w:p>
        </w:tc>
        <w:tc>
          <w:tcPr>
            <w:tcW w:w="3081" w:type="dxa"/>
          </w:tcPr>
          <w:p w14:paraId="151167F1" w14:textId="77777777" w:rsidR="007A4FDA" w:rsidRPr="00EB0B51" w:rsidRDefault="007A4FDA" w:rsidP="00F77ACB">
            <w:pPr>
              <w:spacing w:after="0" w:line="240" w:lineRule="auto"/>
              <w:jc w:val="center"/>
              <w:rPr>
                <w:color w:val="000000" w:themeColor="text1"/>
                <w:cs/>
              </w:rPr>
            </w:pPr>
            <w:r w:rsidRPr="007629CA">
              <w:rPr>
                <w:color w:val="000000" w:themeColor="text1"/>
                <w:highlight w:val="yellow"/>
              </w:rPr>
              <w:t>...................</w:t>
            </w:r>
          </w:p>
        </w:tc>
      </w:tr>
      <w:tr w:rsidR="007A4FDA" w:rsidRPr="00D5743A" w14:paraId="50B46AF9" w14:textId="77777777" w:rsidTr="00814FA2">
        <w:trPr>
          <w:trHeight w:val="89"/>
        </w:trPr>
        <w:tc>
          <w:tcPr>
            <w:tcW w:w="720" w:type="dxa"/>
          </w:tcPr>
          <w:p w14:paraId="77A168EB" w14:textId="77777777" w:rsidR="007A4FDA" w:rsidRPr="00896C4C" w:rsidRDefault="007A4FDA" w:rsidP="00F77ACB">
            <w:pPr>
              <w:spacing w:after="0" w:line="240" w:lineRule="auto"/>
              <w:jc w:val="center"/>
            </w:pPr>
            <w:r w:rsidRPr="00896C4C">
              <w:t>5</w:t>
            </w:r>
          </w:p>
        </w:tc>
        <w:tc>
          <w:tcPr>
            <w:tcW w:w="4680" w:type="dxa"/>
          </w:tcPr>
          <w:p w14:paraId="0642FC48" w14:textId="77777777" w:rsidR="007A4FDA" w:rsidRPr="00896C4C" w:rsidRDefault="007A4FDA" w:rsidP="00F77ACB">
            <w:pPr>
              <w:spacing w:after="0" w:line="240" w:lineRule="auto"/>
              <w:rPr>
                <w:color w:val="000000" w:themeColor="text1"/>
                <w:cs/>
              </w:rPr>
            </w:pPr>
            <w:r w:rsidRPr="00896C4C">
              <w:rPr>
                <w:color w:val="000000" w:themeColor="text1"/>
                <w:cs/>
              </w:rPr>
              <w:t>นัดดูสถานที่ (โดยการนัดหมาย)</w:t>
            </w:r>
          </w:p>
        </w:tc>
        <w:tc>
          <w:tcPr>
            <w:tcW w:w="3081" w:type="dxa"/>
          </w:tcPr>
          <w:p w14:paraId="52D501D7" w14:textId="77777777" w:rsidR="007A4FDA" w:rsidRPr="00EB0B51" w:rsidRDefault="007A4FDA" w:rsidP="00F77ACB">
            <w:pPr>
              <w:spacing w:after="0" w:line="240" w:lineRule="auto"/>
              <w:jc w:val="center"/>
              <w:rPr>
                <w:color w:val="000000" w:themeColor="text1"/>
                <w:cs/>
              </w:rPr>
            </w:pPr>
            <w:r w:rsidRPr="007629CA">
              <w:rPr>
                <w:color w:val="000000" w:themeColor="text1"/>
                <w:highlight w:val="yellow"/>
              </w:rPr>
              <w:t>...................</w:t>
            </w:r>
          </w:p>
        </w:tc>
      </w:tr>
      <w:tr w:rsidR="007A4FDA" w:rsidRPr="00D5743A" w14:paraId="4439A9B6" w14:textId="77777777" w:rsidTr="00814FA2">
        <w:trPr>
          <w:trHeight w:val="80"/>
        </w:trPr>
        <w:tc>
          <w:tcPr>
            <w:tcW w:w="720" w:type="dxa"/>
          </w:tcPr>
          <w:p w14:paraId="3478B271" w14:textId="77777777" w:rsidR="007A4FDA" w:rsidRPr="00896C4C" w:rsidRDefault="007A4FDA" w:rsidP="00F77ACB">
            <w:pPr>
              <w:spacing w:after="0" w:line="240" w:lineRule="auto"/>
              <w:jc w:val="center"/>
            </w:pPr>
            <w:r w:rsidRPr="00896C4C">
              <w:t>6</w:t>
            </w:r>
          </w:p>
        </w:tc>
        <w:tc>
          <w:tcPr>
            <w:tcW w:w="4680" w:type="dxa"/>
          </w:tcPr>
          <w:p w14:paraId="156266AE" w14:textId="77777777" w:rsidR="007A4FDA" w:rsidRPr="00896C4C" w:rsidRDefault="007A4FDA" w:rsidP="00F77ACB">
            <w:pPr>
              <w:spacing w:after="0" w:line="240" w:lineRule="auto"/>
              <w:rPr>
                <w:color w:val="000000" w:themeColor="text1"/>
                <w:cs/>
              </w:rPr>
            </w:pPr>
            <w:r w:rsidRPr="00896C4C">
              <w:rPr>
                <w:color w:val="000000" w:themeColor="text1"/>
                <w:cs/>
              </w:rPr>
              <w:t>สอบถามข้อมูลเพิ่มเติมเป็นลายลักษณ์อักษร</w:t>
            </w:r>
          </w:p>
        </w:tc>
        <w:tc>
          <w:tcPr>
            <w:tcW w:w="3081" w:type="dxa"/>
          </w:tcPr>
          <w:p w14:paraId="7B09DB94" w14:textId="77777777" w:rsidR="007A4FDA" w:rsidRPr="00D5743A" w:rsidRDefault="007A4FDA" w:rsidP="00F77ACB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7629CA">
              <w:rPr>
                <w:color w:val="000000" w:themeColor="text1"/>
                <w:highlight w:val="yellow"/>
              </w:rPr>
              <w:t>...................</w:t>
            </w:r>
          </w:p>
        </w:tc>
      </w:tr>
      <w:tr w:rsidR="007A4FDA" w:rsidRPr="00D5743A" w14:paraId="48A5877B" w14:textId="77777777" w:rsidTr="00814FA2">
        <w:trPr>
          <w:trHeight w:val="64"/>
        </w:trPr>
        <w:tc>
          <w:tcPr>
            <w:tcW w:w="720" w:type="dxa"/>
          </w:tcPr>
          <w:p w14:paraId="73308926" w14:textId="77777777" w:rsidR="007A4FDA" w:rsidRPr="00896C4C" w:rsidRDefault="007A4FDA" w:rsidP="00F77ACB">
            <w:pPr>
              <w:spacing w:after="0" w:line="240" w:lineRule="auto"/>
              <w:jc w:val="center"/>
            </w:pPr>
            <w:r w:rsidRPr="00896C4C">
              <w:t>7</w:t>
            </w:r>
          </w:p>
        </w:tc>
        <w:tc>
          <w:tcPr>
            <w:tcW w:w="4680" w:type="dxa"/>
          </w:tcPr>
          <w:p w14:paraId="280A756F" w14:textId="77777777" w:rsidR="007A4FDA" w:rsidRPr="00896C4C" w:rsidRDefault="00814FA2" w:rsidP="00F77ACB">
            <w:pPr>
              <w:spacing w:after="0" w:line="240" w:lineRule="auto"/>
              <w:rPr>
                <w:color w:val="000000" w:themeColor="text1"/>
                <w:cs/>
              </w:rPr>
            </w:pPr>
            <w:r w:rsidRPr="00896C4C">
              <w:rPr>
                <w:color w:val="000000" w:themeColor="text1"/>
                <w:cs/>
              </w:rPr>
              <w:t>กำหนด</w:t>
            </w:r>
            <w:r w:rsidR="007A4FDA" w:rsidRPr="00896C4C">
              <w:rPr>
                <w:color w:val="000000" w:themeColor="text1"/>
                <w:cs/>
              </w:rPr>
              <w:t>ตอบ</w:t>
            </w:r>
            <w:r w:rsidRPr="00896C4C">
              <w:rPr>
                <w:color w:val="000000" w:themeColor="text1"/>
                <w:cs/>
              </w:rPr>
              <w:t>คำถาม</w:t>
            </w:r>
            <w:r w:rsidR="007A4FDA" w:rsidRPr="00896C4C">
              <w:rPr>
                <w:color w:val="000000" w:themeColor="text1"/>
                <w:cs/>
              </w:rPr>
              <w:t>เป็นลายลักษณ์อักษร</w:t>
            </w:r>
          </w:p>
        </w:tc>
        <w:tc>
          <w:tcPr>
            <w:tcW w:w="3081" w:type="dxa"/>
          </w:tcPr>
          <w:p w14:paraId="3447FC44" w14:textId="77777777" w:rsidR="007A4FDA" w:rsidRPr="00D5743A" w:rsidRDefault="007A4FDA" w:rsidP="00F77ACB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7629CA">
              <w:rPr>
                <w:color w:val="000000" w:themeColor="text1"/>
                <w:highlight w:val="yellow"/>
              </w:rPr>
              <w:t>...................</w:t>
            </w:r>
          </w:p>
        </w:tc>
      </w:tr>
      <w:tr w:rsidR="007A4FDA" w:rsidRPr="00D5743A" w14:paraId="79AD0A02" w14:textId="77777777" w:rsidTr="00814FA2">
        <w:trPr>
          <w:trHeight w:val="80"/>
        </w:trPr>
        <w:tc>
          <w:tcPr>
            <w:tcW w:w="720" w:type="dxa"/>
          </w:tcPr>
          <w:p w14:paraId="114B5E2A" w14:textId="77777777" w:rsidR="007A4FDA" w:rsidRPr="00896C4C" w:rsidRDefault="007A4FDA" w:rsidP="00F77ACB">
            <w:pPr>
              <w:spacing w:after="0" w:line="240" w:lineRule="auto"/>
              <w:jc w:val="center"/>
            </w:pPr>
            <w:r w:rsidRPr="00896C4C">
              <w:t>8</w:t>
            </w:r>
          </w:p>
        </w:tc>
        <w:tc>
          <w:tcPr>
            <w:tcW w:w="4680" w:type="dxa"/>
          </w:tcPr>
          <w:p w14:paraId="13683AFE" w14:textId="1031F62F" w:rsidR="007A4FDA" w:rsidRPr="00896C4C" w:rsidRDefault="007A4FDA">
            <w:pPr>
              <w:spacing w:after="0" w:line="240" w:lineRule="auto"/>
              <w:rPr>
                <w:color w:val="000000" w:themeColor="text1"/>
                <w:cs/>
              </w:rPr>
            </w:pPr>
            <w:r w:rsidRPr="00896C4C">
              <w:rPr>
                <w:color w:val="000000" w:themeColor="text1"/>
                <w:cs/>
              </w:rPr>
              <w:t>ยื่น</w:t>
            </w:r>
            <w:r w:rsidR="005D722D" w:rsidRPr="00896C4C">
              <w:rPr>
                <w:color w:val="000000" w:themeColor="text1"/>
                <w:cs/>
              </w:rPr>
              <w:t>ข้อเสนองาน</w:t>
            </w:r>
          </w:p>
        </w:tc>
        <w:tc>
          <w:tcPr>
            <w:tcW w:w="3081" w:type="dxa"/>
          </w:tcPr>
          <w:p w14:paraId="20ABCB90" w14:textId="77777777" w:rsidR="007A4FDA" w:rsidRPr="00D5743A" w:rsidRDefault="007A4FDA" w:rsidP="00F77ACB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7629CA">
              <w:rPr>
                <w:color w:val="000000" w:themeColor="text1"/>
                <w:highlight w:val="yellow"/>
              </w:rPr>
              <w:t>...................</w:t>
            </w:r>
          </w:p>
        </w:tc>
      </w:tr>
      <w:tr w:rsidR="00814FA2" w:rsidRPr="00D5743A" w14:paraId="4DDF963D" w14:textId="77777777" w:rsidTr="00814FA2">
        <w:trPr>
          <w:trHeight w:val="80"/>
        </w:trPr>
        <w:tc>
          <w:tcPr>
            <w:tcW w:w="720" w:type="dxa"/>
          </w:tcPr>
          <w:p w14:paraId="7E65DF7D" w14:textId="77777777" w:rsidR="00814FA2" w:rsidRPr="00896C4C" w:rsidRDefault="00814FA2" w:rsidP="00F77ACB">
            <w:pPr>
              <w:spacing w:after="0" w:line="240" w:lineRule="auto"/>
              <w:jc w:val="center"/>
              <w:rPr>
                <w:cs/>
              </w:rPr>
            </w:pPr>
            <w:r w:rsidRPr="00896C4C">
              <w:t>9</w:t>
            </w:r>
          </w:p>
        </w:tc>
        <w:tc>
          <w:tcPr>
            <w:tcW w:w="4680" w:type="dxa"/>
          </w:tcPr>
          <w:p w14:paraId="253BCCDA" w14:textId="77777777" w:rsidR="00814FA2" w:rsidRPr="00896C4C" w:rsidRDefault="00814FA2" w:rsidP="00F77ACB">
            <w:pPr>
              <w:spacing w:after="0" w:line="240" w:lineRule="auto"/>
              <w:rPr>
                <w:color w:val="000000" w:themeColor="text1"/>
                <w:cs/>
              </w:rPr>
            </w:pPr>
            <w:r w:rsidRPr="00896C4C">
              <w:rPr>
                <w:color w:val="000000" w:themeColor="text1"/>
                <w:cs/>
              </w:rPr>
              <w:t>นำเสนอข้อมูลรายละเอียดการให้บริการ</w:t>
            </w:r>
          </w:p>
        </w:tc>
        <w:tc>
          <w:tcPr>
            <w:tcW w:w="3081" w:type="dxa"/>
          </w:tcPr>
          <w:p w14:paraId="022E8637" w14:textId="77777777" w:rsidR="00814FA2" w:rsidRPr="00EB0B51" w:rsidRDefault="00814FA2" w:rsidP="00F77ACB">
            <w:pPr>
              <w:spacing w:after="0" w:line="240" w:lineRule="auto"/>
              <w:jc w:val="center"/>
              <w:rPr>
                <w:color w:val="000000" w:themeColor="text1"/>
                <w:cs/>
              </w:rPr>
            </w:pPr>
            <w:r w:rsidRPr="007629CA">
              <w:rPr>
                <w:color w:val="000000" w:themeColor="text1"/>
                <w:highlight w:val="yellow"/>
              </w:rPr>
              <w:t>...................</w:t>
            </w:r>
          </w:p>
        </w:tc>
      </w:tr>
      <w:tr w:rsidR="007A4FDA" w:rsidRPr="00D5743A" w14:paraId="5D571243" w14:textId="77777777" w:rsidTr="00814FA2">
        <w:trPr>
          <w:trHeight w:val="179"/>
        </w:trPr>
        <w:tc>
          <w:tcPr>
            <w:tcW w:w="720" w:type="dxa"/>
          </w:tcPr>
          <w:p w14:paraId="15938D17" w14:textId="2CA7A2D4" w:rsidR="007A4FDA" w:rsidRPr="00896C4C" w:rsidRDefault="00814FA2" w:rsidP="00F77ACB">
            <w:pPr>
              <w:spacing w:after="0" w:line="240" w:lineRule="auto"/>
              <w:jc w:val="center"/>
            </w:pPr>
            <w:r w:rsidRPr="00896C4C">
              <w:t>10</w:t>
            </w:r>
          </w:p>
        </w:tc>
        <w:tc>
          <w:tcPr>
            <w:tcW w:w="4680" w:type="dxa"/>
          </w:tcPr>
          <w:p w14:paraId="58985730" w14:textId="77777777" w:rsidR="007A4FDA" w:rsidRPr="00896C4C" w:rsidRDefault="007A4FDA" w:rsidP="00F77ACB">
            <w:pPr>
              <w:spacing w:after="0" w:line="240" w:lineRule="auto"/>
              <w:rPr>
                <w:color w:val="000000" w:themeColor="text1"/>
                <w:cs/>
              </w:rPr>
            </w:pPr>
            <w:r w:rsidRPr="00896C4C">
              <w:rPr>
                <w:color w:val="000000" w:themeColor="text1"/>
                <w:cs/>
              </w:rPr>
              <w:t>ประกาศรายชื่อผู้ชนะการประกวดราคา</w:t>
            </w:r>
          </w:p>
        </w:tc>
        <w:tc>
          <w:tcPr>
            <w:tcW w:w="3081" w:type="dxa"/>
          </w:tcPr>
          <w:p w14:paraId="6755B03D" w14:textId="77777777" w:rsidR="007A4FDA" w:rsidRPr="00D5743A" w:rsidRDefault="007A4FDA" w:rsidP="00F77ACB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7629CA">
              <w:rPr>
                <w:color w:val="000000" w:themeColor="text1"/>
                <w:highlight w:val="yellow"/>
              </w:rPr>
              <w:t>...................</w:t>
            </w:r>
          </w:p>
        </w:tc>
      </w:tr>
    </w:tbl>
    <w:p w14:paraId="70648913" w14:textId="77777777" w:rsidR="00B255A4" w:rsidRPr="00D5743A" w:rsidRDefault="007A4FDA" w:rsidP="00947245">
      <w:pPr>
        <w:spacing w:before="120" w:after="0" w:line="240" w:lineRule="auto"/>
        <w:ind w:left="567"/>
        <w:jc w:val="thaiDistribute"/>
        <w:rPr>
          <w:u w:val="single"/>
        </w:rPr>
      </w:pPr>
      <w:r w:rsidRPr="00EB0B51">
        <w:rPr>
          <w:u w:val="single"/>
          <w:cs/>
        </w:rPr>
        <w:t>หมายเหตุ</w:t>
      </w:r>
    </w:p>
    <w:p w14:paraId="5BEB9DF4" w14:textId="1488ECDA" w:rsidR="00B255A4" w:rsidRPr="00D5743A" w:rsidRDefault="00B255A4" w:rsidP="00947245">
      <w:pPr>
        <w:pStyle w:val="ListParagraph"/>
        <w:numPr>
          <w:ilvl w:val="0"/>
          <w:numId w:val="24"/>
        </w:numPr>
        <w:spacing w:before="120" w:after="0" w:line="240" w:lineRule="auto"/>
        <w:jc w:val="thaiDistribute"/>
        <w:rPr>
          <w:color w:val="000000" w:themeColor="text1"/>
        </w:rPr>
      </w:pPr>
      <w:r w:rsidRPr="00EB0B51">
        <w:rPr>
          <w:color w:val="000000" w:themeColor="text1"/>
          <w:cs/>
        </w:rPr>
        <w:t>กำหนดการข้างต้นอาจมีการเปลี่ยนแปลงตามความเหมาะสม ทั้งนี้ ตลาดหลักทรัพย์จะแจ้งให้ทราบล่วงหน้าเป็นลายลักษณ์อักษร</w:t>
      </w:r>
    </w:p>
    <w:p w14:paraId="1628AB2A" w14:textId="076C9E89" w:rsidR="00B255A4" w:rsidRPr="00EB0B51" w:rsidRDefault="0045078A" w:rsidP="00947245">
      <w:pPr>
        <w:pStyle w:val="ListParagraph"/>
        <w:numPr>
          <w:ilvl w:val="0"/>
          <w:numId w:val="24"/>
        </w:numPr>
        <w:spacing w:before="120" w:after="0" w:line="240" w:lineRule="auto"/>
        <w:jc w:val="thaiDistribute"/>
        <w:rPr>
          <w:color w:val="000000" w:themeColor="text1"/>
          <w:cs/>
        </w:rPr>
      </w:pPr>
      <w:r w:rsidRPr="00EB0B51">
        <w:rPr>
          <w:color w:val="000000" w:themeColor="text1"/>
          <w:cs/>
        </w:rPr>
        <w:t>ผู้</w:t>
      </w:r>
      <w:r w:rsidR="00F36B92" w:rsidRPr="00EB0B51">
        <w:rPr>
          <w:color w:val="000000" w:themeColor="text1"/>
          <w:cs/>
        </w:rPr>
        <w:t>เสนองานราย</w:t>
      </w:r>
      <w:r w:rsidRPr="00EB0B51">
        <w:rPr>
          <w:color w:val="000000" w:themeColor="text1"/>
          <w:cs/>
        </w:rPr>
        <w:t>ที่ไม่ได้รับการคัดเลือกสามารถรับคืนหลักประกันการเสนอราคาที่ตลาดหลักทรัพย์ได้รับไว้ โดยไม่มีดอกเบี้ยหรือผลตอบแทนอื่นใด พร้อมส่งคืนเอกสารและข้อมูลรายละเอียดต่าง</w:t>
      </w:r>
      <w:r w:rsidR="000E3D71" w:rsidRPr="00EB0B51">
        <w:rPr>
          <w:color w:val="000000" w:themeColor="text1"/>
          <w:cs/>
        </w:rPr>
        <w:t xml:space="preserve"> ๆ</w:t>
      </w:r>
      <w:r w:rsidRPr="00EB0B51">
        <w:rPr>
          <w:color w:val="000000" w:themeColor="text1"/>
          <w:cs/>
        </w:rPr>
        <w:t xml:space="preserve"> ที่ได้รับจากตลาดหลักทรัพย์ (ถ้ามี)</w:t>
      </w:r>
    </w:p>
    <w:p w14:paraId="313B339D" w14:textId="6D0AAB22" w:rsidR="00B255A4" w:rsidRDefault="0045078A" w:rsidP="00947245">
      <w:pPr>
        <w:pStyle w:val="ListParagraph"/>
        <w:numPr>
          <w:ilvl w:val="0"/>
          <w:numId w:val="24"/>
        </w:numPr>
        <w:spacing w:before="120" w:after="0" w:line="240" w:lineRule="auto"/>
        <w:jc w:val="thaiDistribute"/>
        <w:rPr>
          <w:ins w:id="84" w:author="WANWISA CHOTIPUNYO" w:date="2026-02-06T11:20:00Z" w16du:dateUtc="2026-02-06T04:20:00Z"/>
          <w:color w:val="000000" w:themeColor="text1"/>
        </w:rPr>
      </w:pPr>
      <w:r w:rsidRPr="00EB0B51">
        <w:rPr>
          <w:color w:val="000000" w:themeColor="text1"/>
          <w:cs/>
        </w:rPr>
        <w:t>หากผู้เสนองานรายใดไม่ยื่น</w:t>
      </w:r>
      <w:r w:rsidR="000B491E" w:rsidRPr="00EB0B51">
        <w:rPr>
          <w:color w:val="000000" w:themeColor="text1"/>
          <w:cs/>
        </w:rPr>
        <w:t>ข้อเสนองาน</w:t>
      </w:r>
      <w:r w:rsidRPr="00EB0B51">
        <w:rPr>
          <w:color w:val="000000" w:themeColor="text1"/>
          <w:cs/>
        </w:rPr>
        <w:t>ตามวัน</w:t>
      </w:r>
      <w:r w:rsidR="00C77CDA" w:rsidRPr="00EB0B51">
        <w:rPr>
          <w:color w:val="000000" w:themeColor="text1"/>
          <w:cs/>
        </w:rPr>
        <w:t>และ</w:t>
      </w:r>
      <w:r w:rsidRPr="00EB0B51">
        <w:rPr>
          <w:color w:val="000000" w:themeColor="text1"/>
          <w:cs/>
        </w:rPr>
        <w:t>เวลาที่กำหนดดังกล่าว ตลาดหลักทรัพย์จะไม่รับ</w:t>
      </w:r>
      <w:r w:rsidR="007416C0" w:rsidRPr="00EB0B51">
        <w:rPr>
          <w:color w:val="000000" w:themeColor="text1"/>
          <w:cs/>
        </w:rPr>
        <w:t>ข้อเสนองาน</w:t>
      </w:r>
      <w:r w:rsidRPr="00EB0B51">
        <w:rPr>
          <w:color w:val="000000" w:themeColor="text1"/>
          <w:cs/>
        </w:rPr>
        <w:t>ของผู้</w:t>
      </w:r>
      <w:r w:rsidR="007416C0" w:rsidRPr="00EB0B51">
        <w:rPr>
          <w:color w:val="000000" w:themeColor="text1"/>
          <w:cs/>
        </w:rPr>
        <w:t>เสนองานราย</w:t>
      </w:r>
      <w:r w:rsidRPr="00EB0B51">
        <w:rPr>
          <w:color w:val="000000" w:themeColor="text1"/>
          <w:cs/>
        </w:rPr>
        <w:t>นั้นไว้พิจารณา ไม่ว่ากรณีใด</w:t>
      </w:r>
      <w:r w:rsidR="000E3D71" w:rsidRPr="00EB0B51">
        <w:rPr>
          <w:color w:val="000000" w:themeColor="text1"/>
          <w:cs/>
        </w:rPr>
        <w:t xml:space="preserve"> ๆ</w:t>
      </w:r>
      <w:r w:rsidRPr="00EB0B51">
        <w:rPr>
          <w:color w:val="000000" w:themeColor="text1"/>
          <w:cs/>
        </w:rPr>
        <w:t xml:space="preserve"> ทั้งสิ้น</w:t>
      </w:r>
    </w:p>
    <w:p w14:paraId="03FABF72" w14:textId="7CA34705" w:rsidR="000A6D26" w:rsidRPr="00D5743A" w:rsidRDefault="000A6D26" w:rsidP="00947245">
      <w:pPr>
        <w:pStyle w:val="ListParagraph"/>
        <w:numPr>
          <w:ilvl w:val="0"/>
          <w:numId w:val="24"/>
        </w:numPr>
        <w:spacing w:before="120" w:after="0" w:line="240" w:lineRule="auto"/>
        <w:jc w:val="thaiDistribute"/>
        <w:rPr>
          <w:color w:val="000000" w:themeColor="text1"/>
        </w:rPr>
      </w:pPr>
      <w:ins w:id="85" w:author="WANWISA CHOTIPUNYO" w:date="2026-02-06T11:20:00Z" w16du:dateUtc="2026-02-06T04:20:00Z">
        <w:r w:rsidRPr="0089200B">
          <w:rPr>
            <w:color w:val="000000" w:themeColor="text1"/>
            <w:u w:val="single"/>
            <w:cs/>
          </w:rPr>
          <w:t>หาก</w:t>
        </w:r>
        <w:r>
          <w:rPr>
            <w:rFonts w:hint="cs"/>
            <w:color w:val="000000" w:themeColor="text1"/>
            <w:u w:val="single"/>
            <w:cs/>
          </w:rPr>
          <w:t>ท่านตรวจสอบ</w:t>
        </w:r>
        <w:r w:rsidRPr="0089200B">
          <w:rPr>
            <w:color w:val="000000" w:themeColor="text1"/>
            <w:u w:val="single"/>
            <w:cs/>
          </w:rPr>
          <w:t xml:space="preserve">พบว่าข้อเสนองาน </w:t>
        </w:r>
        <w:r w:rsidRPr="0089200B">
          <w:rPr>
            <w:color w:val="000000" w:themeColor="text1"/>
            <w:u w:val="single"/>
          </w:rPr>
          <w:t xml:space="preserve">soft file </w:t>
        </w:r>
        <w:r w:rsidRPr="0089200B">
          <w:rPr>
            <w:color w:val="000000" w:themeColor="text1"/>
            <w:u w:val="single"/>
            <w:cs/>
          </w:rPr>
          <w:t xml:space="preserve">ของท่านมีขนาดใหญ่กว่า 25 </w:t>
        </w:r>
        <w:r w:rsidRPr="0089200B">
          <w:rPr>
            <w:color w:val="000000" w:themeColor="text1"/>
            <w:u w:val="single"/>
          </w:rPr>
          <w:t xml:space="preserve">mB </w:t>
        </w:r>
        <w:r w:rsidRPr="0089200B">
          <w:rPr>
            <w:color w:val="000000" w:themeColor="text1"/>
            <w:u w:val="single"/>
            <w:cs/>
          </w:rPr>
          <w:t xml:space="preserve">รบกวนท่าน </w:t>
        </w:r>
        <w:r w:rsidRPr="0089200B">
          <w:rPr>
            <w:color w:val="000000" w:themeColor="text1"/>
            <w:u w:val="single"/>
          </w:rPr>
          <w:t xml:space="preserve">upload </w:t>
        </w:r>
        <w:r w:rsidRPr="0089200B">
          <w:rPr>
            <w:color w:val="000000" w:themeColor="text1"/>
            <w:u w:val="single"/>
            <w:cs/>
          </w:rPr>
          <w:t xml:space="preserve">ข้อเสนองานทั้งหมดขึ้น </w:t>
        </w:r>
        <w:r w:rsidRPr="0089200B">
          <w:rPr>
            <w:color w:val="000000" w:themeColor="text1"/>
            <w:u w:val="single"/>
          </w:rPr>
          <w:t xml:space="preserve">cloud drive </w:t>
        </w:r>
        <w:r w:rsidRPr="0089200B">
          <w:rPr>
            <w:color w:val="000000" w:themeColor="text1"/>
            <w:u w:val="single"/>
            <w:cs/>
          </w:rPr>
          <w:t>และเปิดสิทธิ์การเข้าถึง</w:t>
        </w:r>
        <w:r>
          <w:rPr>
            <w:rFonts w:hint="cs"/>
            <w:color w:val="000000" w:themeColor="text1"/>
            <w:u w:val="single"/>
            <w:cs/>
          </w:rPr>
          <w:t xml:space="preserve"> แล้วนำส่ง </w:t>
        </w:r>
        <w:r>
          <w:rPr>
            <w:color w:val="000000" w:themeColor="text1"/>
            <w:u w:val="single"/>
          </w:rPr>
          <w:t xml:space="preserve">Link </w:t>
        </w:r>
        <w:r>
          <w:rPr>
            <w:rFonts w:hint="cs"/>
            <w:color w:val="000000" w:themeColor="text1"/>
            <w:u w:val="single"/>
            <w:cs/>
          </w:rPr>
          <w:t xml:space="preserve">ดังกล่าว </w:t>
        </w:r>
        <w:r w:rsidRPr="0089200B">
          <w:rPr>
            <w:color w:val="000000" w:themeColor="text1"/>
            <w:u w:val="single"/>
            <w:cs/>
          </w:rPr>
          <w:t>เพื่อให้ตลาดหลักทรัพย์สามารถ</w:t>
        </w:r>
        <w:r w:rsidRPr="0089200B">
          <w:rPr>
            <w:color w:val="000000" w:themeColor="text1"/>
            <w:u w:val="single"/>
          </w:rPr>
          <w:t xml:space="preserve"> Download </w:t>
        </w:r>
        <w:r w:rsidRPr="0089200B">
          <w:rPr>
            <w:color w:val="000000" w:themeColor="text1"/>
            <w:u w:val="single"/>
            <w:cs/>
          </w:rPr>
          <w:t>เอกสารข้อเสนองานได้</w:t>
        </w:r>
      </w:ins>
    </w:p>
    <w:p w14:paraId="65E1E201" w14:textId="28977D1E" w:rsidR="000E3D71" w:rsidRPr="00D5743A" w:rsidRDefault="000E3D71" w:rsidP="000E3D71">
      <w:pPr>
        <w:pStyle w:val="ListParagraph"/>
        <w:numPr>
          <w:ilvl w:val="0"/>
          <w:numId w:val="24"/>
        </w:numPr>
        <w:spacing w:before="120" w:after="0" w:line="240" w:lineRule="auto"/>
        <w:jc w:val="thaiDistribute"/>
        <w:rPr>
          <w:color w:val="000000" w:themeColor="text1"/>
        </w:rPr>
      </w:pPr>
      <w:r w:rsidRPr="00EB0B51">
        <w:rPr>
          <w:color w:val="000000" w:themeColor="text1"/>
          <w:cs/>
        </w:rPr>
        <w:t xml:space="preserve">การสอบถามข้อมูลเพิ่มเติม ทำได้โดยส่งคำถามผ่าน </w:t>
      </w:r>
      <w:r w:rsidRPr="00D5743A">
        <w:rPr>
          <w:color w:val="000000" w:themeColor="text1"/>
        </w:rPr>
        <w:t>E</w:t>
      </w:r>
      <w:r w:rsidRPr="00EB0B51">
        <w:rPr>
          <w:color w:val="000000" w:themeColor="text1"/>
        </w:rPr>
        <w:t>-</w:t>
      </w:r>
      <w:r w:rsidRPr="00D5743A">
        <w:rPr>
          <w:color w:val="000000" w:themeColor="text1"/>
        </w:rPr>
        <w:t>mail</w:t>
      </w:r>
      <w:r w:rsidRPr="00EB0B51">
        <w:rPr>
          <w:color w:val="000000" w:themeColor="text1"/>
          <w:cs/>
        </w:rPr>
        <w:t xml:space="preserve"> ถึง </w:t>
      </w:r>
      <w:del w:id="86" w:author="WANWISA CHOTIPUNYO" w:date="2026-02-06T11:20:00Z" w16du:dateUtc="2026-02-06T04:20:00Z">
        <w:r w:rsidRPr="00EB0B51" w:rsidDel="000A6D26">
          <w:rPr>
            <w:color w:val="000000" w:themeColor="text1"/>
            <w:cs/>
          </w:rPr>
          <w:delText>ฝ่าย</w:delText>
        </w:r>
        <w:r w:rsidR="000959F8" w:rsidRPr="007629CA" w:rsidDel="000A6D26">
          <w:rPr>
            <w:color w:val="000000" w:themeColor="text1"/>
            <w:highlight w:val="yellow"/>
            <w:cs/>
          </w:rPr>
          <w:delText>............................</w:delText>
        </w:r>
      </w:del>
      <w:ins w:id="87" w:author="WANWISA CHOTIPUNYO" w:date="2026-02-06T11:20:00Z" w16du:dateUtc="2026-02-06T04:20:00Z">
        <w:r w:rsidR="000A6D26">
          <w:rPr>
            <w:color w:val="000000" w:themeColor="text1"/>
          </w:rPr>
          <w:t>ITprocure</w:t>
        </w:r>
      </w:ins>
      <w:ins w:id="88" w:author="WANWISA CHOTIPUNYO" w:date="2026-02-06T11:21:00Z" w16du:dateUtc="2026-02-06T04:21:00Z">
        <w:r w:rsidR="000A6D26">
          <w:rPr>
            <w:color w:val="000000" w:themeColor="text1"/>
          </w:rPr>
          <w:t>mentunit@set.or.th</w:t>
        </w:r>
      </w:ins>
      <w:r w:rsidR="000959F8" w:rsidRPr="00EB0B51">
        <w:rPr>
          <w:color w:val="000000" w:themeColor="text1"/>
          <w:cs/>
        </w:rPr>
        <w:t xml:space="preserve"> </w:t>
      </w:r>
      <w:r w:rsidRPr="00EB0B51">
        <w:rPr>
          <w:color w:val="000000" w:themeColor="text1"/>
          <w:spacing w:val="4"/>
          <w:cs/>
        </w:rPr>
        <w:t>ตามกำหนดการที่ระบุข้างต้น</w:t>
      </w:r>
      <w:r w:rsidRPr="00D5743A">
        <w:rPr>
          <w:color w:val="000000" w:themeColor="text1"/>
          <w:spacing w:val="4"/>
        </w:rPr>
        <w:t xml:space="preserve"> </w:t>
      </w:r>
      <w:r w:rsidRPr="00EB0B51">
        <w:rPr>
          <w:color w:val="000000" w:themeColor="text1"/>
          <w:spacing w:val="4"/>
          <w:cs/>
        </w:rPr>
        <w:t>หรือรายละเอียดผู้ติดต่อด้านล่าง ตาม</w:t>
      </w:r>
      <w:r w:rsidRPr="00EB0B51">
        <w:rPr>
          <w:color w:val="000000" w:themeColor="text1"/>
          <w:cs/>
        </w:rPr>
        <w:t>กำหนดการที่ระบุข้างต้น</w:t>
      </w:r>
    </w:p>
    <w:p w14:paraId="6A856653" w14:textId="24A6016C" w:rsidR="000E3D71" w:rsidRPr="00D5743A" w:rsidRDefault="000E3D71" w:rsidP="000E3D71">
      <w:pPr>
        <w:spacing w:after="0" w:line="240" w:lineRule="auto"/>
        <w:ind w:left="1077"/>
        <w:rPr>
          <w:color w:val="000000" w:themeColor="text1"/>
        </w:rPr>
      </w:pPr>
      <w:r w:rsidRPr="00EB0B51">
        <w:rPr>
          <w:cs/>
        </w:rPr>
        <w:t>คุณ</w:t>
      </w:r>
      <w:r w:rsidR="000959F8" w:rsidRPr="007629CA">
        <w:rPr>
          <w:color w:val="000000" w:themeColor="text1"/>
          <w:highlight w:val="yellow"/>
          <w:cs/>
        </w:rPr>
        <w:t>............................</w:t>
      </w:r>
    </w:p>
    <w:p w14:paraId="78B73324" w14:textId="56597758" w:rsidR="000E3D71" w:rsidRPr="00D5743A" w:rsidRDefault="000E3D71" w:rsidP="000E3D71">
      <w:pPr>
        <w:spacing w:after="0" w:line="240" w:lineRule="auto"/>
        <w:ind w:left="1077"/>
        <w:rPr>
          <w:color w:val="000000" w:themeColor="text1"/>
        </w:rPr>
      </w:pPr>
      <w:r w:rsidRPr="00EB0B51">
        <w:rPr>
          <w:color w:val="000000" w:themeColor="text1"/>
          <w:cs/>
        </w:rPr>
        <w:t>ส่วน</w:t>
      </w:r>
      <w:r w:rsidR="000959F8" w:rsidRPr="007629CA">
        <w:rPr>
          <w:color w:val="000000" w:themeColor="text1"/>
          <w:highlight w:val="yellow"/>
          <w:cs/>
        </w:rPr>
        <w:t>............................</w:t>
      </w:r>
    </w:p>
    <w:p w14:paraId="2731E790" w14:textId="6D87F717" w:rsidR="000E3D71" w:rsidRPr="00D5743A" w:rsidRDefault="000E3D71" w:rsidP="000E3D71">
      <w:pPr>
        <w:pStyle w:val="ListParagraph"/>
        <w:spacing w:after="0" w:line="240" w:lineRule="auto"/>
        <w:ind w:left="1077"/>
        <w:rPr>
          <w:color w:val="000000" w:themeColor="text1"/>
        </w:rPr>
      </w:pPr>
      <w:r w:rsidRPr="00EB0B51">
        <w:rPr>
          <w:color w:val="000000" w:themeColor="text1"/>
          <w:cs/>
        </w:rPr>
        <w:t>ฝ่าย</w:t>
      </w:r>
      <w:r w:rsidR="000959F8" w:rsidRPr="007629CA">
        <w:rPr>
          <w:color w:val="000000" w:themeColor="text1"/>
          <w:highlight w:val="yellow"/>
          <w:cs/>
        </w:rPr>
        <w:t>............................</w:t>
      </w:r>
      <w:r w:rsidR="000959F8" w:rsidRPr="00EB0B51">
        <w:rPr>
          <w:color w:val="000000" w:themeColor="text1"/>
          <w:cs/>
        </w:rPr>
        <w:t xml:space="preserve"> ชั้น</w:t>
      </w:r>
      <w:r w:rsidR="007629CA" w:rsidRPr="007629CA">
        <w:rPr>
          <w:color w:val="000000" w:themeColor="text1"/>
        </w:rPr>
        <w:t xml:space="preserve"> </w:t>
      </w:r>
      <w:r w:rsidR="000959F8" w:rsidRPr="007629CA">
        <w:rPr>
          <w:color w:val="000000" w:themeColor="text1"/>
          <w:highlight w:val="yellow"/>
          <w:cs/>
        </w:rPr>
        <w:t>............................</w:t>
      </w:r>
      <w:r w:rsidRPr="00EB0B51">
        <w:rPr>
          <w:color w:val="000000" w:themeColor="text1"/>
          <w:cs/>
        </w:rPr>
        <w:t xml:space="preserve"> อาคารตลาดหลักทรัพย์แห่งประเทศไทย</w:t>
      </w:r>
    </w:p>
    <w:p w14:paraId="408D3FFA" w14:textId="77777777" w:rsidR="000E3D71" w:rsidRPr="00D5743A" w:rsidRDefault="000E3D71" w:rsidP="000E3D71">
      <w:pPr>
        <w:pStyle w:val="ListParagraph"/>
        <w:spacing w:after="0" w:line="240" w:lineRule="auto"/>
        <w:ind w:left="1077"/>
        <w:rPr>
          <w:color w:val="000000" w:themeColor="text1"/>
        </w:rPr>
      </w:pPr>
      <w:r w:rsidRPr="00D5743A">
        <w:rPr>
          <w:color w:val="000000" w:themeColor="text1"/>
        </w:rPr>
        <w:t>93</w:t>
      </w:r>
      <w:r w:rsidRPr="00EB0B51">
        <w:rPr>
          <w:color w:val="000000" w:themeColor="text1"/>
          <w:cs/>
        </w:rPr>
        <w:t xml:space="preserve"> ถนนรัชดาภิเษก เขตดินแดง กรุงเทพมหานคร </w:t>
      </w:r>
      <w:r w:rsidRPr="00D5743A">
        <w:rPr>
          <w:color w:val="000000" w:themeColor="text1"/>
        </w:rPr>
        <w:t>10400</w:t>
      </w:r>
    </w:p>
    <w:p w14:paraId="03819580" w14:textId="45B8EB23" w:rsidR="000E3D71" w:rsidRPr="00D5743A" w:rsidRDefault="000E3D71" w:rsidP="000E3D71">
      <w:pPr>
        <w:pStyle w:val="ListParagraph"/>
        <w:spacing w:after="0" w:line="240" w:lineRule="auto"/>
        <w:ind w:left="1077"/>
        <w:rPr>
          <w:color w:val="000000" w:themeColor="text1"/>
        </w:rPr>
      </w:pPr>
      <w:r w:rsidRPr="00EB0B51">
        <w:rPr>
          <w:color w:val="000000" w:themeColor="text1"/>
          <w:cs/>
        </w:rPr>
        <w:t xml:space="preserve">โทรศัพท์ : </w:t>
      </w:r>
      <w:r w:rsidR="000959F8" w:rsidRPr="007629CA">
        <w:rPr>
          <w:color w:val="000000" w:themeColor="text1"/>
          <w:highlight w:val="yellow"/>
          <w:cs/>
        </w:rPr>
        <w:t>............................</w:t>
      </w:r>
      <w:r w:rsidRPr="00D5743A">
        <w:rPr>
          <w:color w:val="000000" w:themeColor="text1"/>
        </w:rPr>
        <w:tab/>
      </w:r>
      <w:r w:rsidRPr="00EB0B51">
        <w:rPr>
          <w:color w:val="000000" w:themeColor="text1"/>
          <w:cs/>
        </w:rPr>
        <w:t xml:space="preserve">อีเมล </w:t>
      </w:r>
      <w:r w:rsidR="000959F8" w:rsidRPr="007629CA">
        <w:rPr>
          <w:color w:val="000000" w:themeColor="text1"/>
          <w:highlight w:val="yellow"/>
          <w:cs/>
        </w:rPr>
        <w:t>............................</w:t>
      </w:r>
    </w:p>
    <w:p w14:paraId="4737E135" w14:textId="77777777" w:rsidR="00546B1E" w:rsidRPr="00D5743A" w:rsidRDefault="00546B1E" w:rsidP="00947245">
      <w:pPr>
        <w:spacing w:after="0" w:line="240" w:lineRule="auto"/>
        <w:jc w:val="thaiDistribute"/>
      </w:pPr>
    </w:p>
    <w:p w14:paraId="45C7798F" w14:textId="1F2ADB82" w:rsidR="005E1EA0" w:rsidRPr="00D5743A" w:rsidRDefault="0086642C" w:rsidP="00947245">
      <w:pPr>
        <w:spacing w:after="0" w:line="240" w:lineRule="auto"/>
        <w:ind w:left="567" w:hanging="567"/>
        <w:jc w:val="thaiDistribute"/>
        <w:rPr>
          <w:b/>
          <w:bCs/>
        </w:rPr>
      </w:pPr>
      <w:r w:rsidRPr="00EB0B51">
        <w:rPr>
          <w:b/>
          <w:bCs/>
        </w:rPr>
        <w:t>1</w:t>
      </w:r>
      <w:r w:rsidR="005F58B0">
        <w:rPr>
          <w:b/>
          <w:bCs/>
        </w:rPr>
        <w:t>0</w:t>
      </w:r>
      <w:r w:rsidRPr="00EB0B51">
        <w:rPr>
          <w:b/>
          <w:bCs/>
        </w:rPr>
        <w:t>.</w:t>
      </w:r>
      <w:r w:rsidRPr="00EB0B51">
        <w:rPr>
          <w:b/>
          <w:bCs/>
        </w:rPr>
        <w:tab/>
      </w:r>
      <w:r w:rsidR="00546B1E" w:rsidRPr="00EB0B51">
        <w:rPr>
          <w:b/>
          <w:bCs/>
          <w:cs/>
        </w:rPr>
        <w:t>เอกสารแนบท้าย</w:t>
      </w:r>
    </w:p>
    <w:p w14:paraId="108F2B7C" w14:textId="77777777" w:rsidR="005E1EA0" w:rsidRPr="00D5743A" w:rsidRDefault="005E1EA0" w:rsidP="00947245">
      <w:pPr>
        <w:spacing w:before="120" w:after="0" w:line="240" w:lineRule="auto"/>
        <w:ind w:left="567"/>
        <w:jc w:val="thaiDistribute"/>
        <w:rPr>
          <w:color w:val="FF0000"/>
          <w:cs/>
        </w:rPr>
      </w:pPr>
      <w:r w:rsidRPr="00EB0B51">
        <w:rPr>
          <w:cs/>
        </w:rPr>
        <w:t>เอกสารแนบท้ายข้อกำหนดและขอบเขตของงานดังต่อไปนี้ให้ถือเป็นส่วนหนึ่งของข้อกำหนดและขอบเขตของงานฉบับนี้</w:t>
      </w:r>
    </w:p>
    <w:p w14:paraId="5F83E0ED" w14:textId="77777777" w:rsidR="005E1EA0" w:rsidRPr="00D5743A" w:rsidRDefault="00F77ACB" w:rsidP="008000B6">
      <w:pPr>
        <w:spacing w:before="120" w:after="0" w:line="240" w:lineRule="auto"/>
        <w:ind w:left="3119" w:hanging="2552"/>
        <w:jc w:val="thaiDistribute"/>
        <w:rPr>
          <w:color w:val="000000" w:themeColor="text1"/>
        </w:rPr>
      </w:pPr>
      <w:r w:rsidRPr="00EB0B51">
        <w:rPr>
          <w:color w:val="000000" w:themeColor="text1"/>
          <w:cs/>
        </w:rPr>
        <w:t xml:space="preserve">เอกสารแนบท้ายหมายเลข </w:t>
      </w:r>
      <w:r w:rsidRPr="00D5743A">
        <w:rPr>
          <w:color w:val="000000" w:themeColor="text1"/>
        </w:rPr>
        <w:t>1</w:t>
      </w:r>
      <w:r w:rsidR="005E1EA0" w:rsidRPr="00EB0B51">
        <w:rPr>
          <w:color w:val="000000" w:themeColor="text1"/>
        </w:rPr>
        <w:t>:</w:t>
      </w:r>
      <w:r w:rsidR="005E1EA0" w:rsidRPr="00EB0B51">
        <w:rPr>
          <w:color w:val="000000" w:themeColor="text1"/>
        </w:rPr>
        <w:tab/>
      </w:r>
      <w:r w:rsidR="005E1EA0" w:rsidRPr="00EB0B51">
        <w:rPr>
          <w:color w:val="000000" w:themeColor="text1"/>
          <w:cs/>
        </w:rPr>
        <w:t>รายละเอียดขอบเขตของงาน</w:t>
      </w:r>
    </w:p>
    <w:p w14:paraId="6158DCBB" w14:textId="77777777" w:rsidR="005E1EA0" w:rsidRPr="00D5743A" w:rsidRDefault="00F77ACB" w:rsidP="004F2C11">
      <w:pPr>
        <w:spacing w:after="0" w:line="240" w:lineRule="auto"/>
        <w:ind w:left="3119" w:hanging="2552"/>
        <w:jc w:val="thaiDistribute"/>
        <w:rPr>
          <w:color w:val="000000" w:themeColor="text1"/>
          <w:cs/>
        </w:rPr>
      </w:pPr>
      <w:r w:rsidRPr="00EB0B51">
        <w:rPr>
          <w:color w:val="000000" w:themeColor="text1"/>
          <w:cs/>
        </w:rPr>
        <w:t xml:space="preserve">เอกสารแนบท้ายหมายเลข </w:t>
      </w:r>
      <w:r w:rsidRPr="00D5743A">
        <w:rPr>
          <w:color w:val="000000" w:themeColor="text1"/>
        </w:rPr>
        <w:t>2</w:t>
      </w:r>
      <w:r w:rsidR="005E1EA0" w:rsidRPr="00EB0B51">
        <w:rPr>
          <w:color w:val="000000" w:themeColor="text1"/>
        </w:rPr>
        <w:t>:</w:t>
      </w:r>
      <w:r w:rsidR="005E1EA0" w:rsidRPr="00EB0B51">
        <w:rPr>
          <w:color w:val="000000" w:themeColor="text1"/>
        </w:rPr>
        <w:tab/>
      </w:r>
      <w:r w:rsidR="00480ABC" w:rsidRPr="00EB0B51">
        <w:rPr>
          <w:color w:val="000000" w:themeColor="text1"/>
          <w:cs/>
        </w:rPr>
        <w:t>หนังสือรับรองคุณสมบัติของผู้เสนองาน</w:t>
      </w:r>
    </w:p>
    <w:p w14:paraId="2918DCB5" w14:textId="14F474F4" w:rsidR="005E1EA0" w:rsidRPr="00D5743A" w:rsidRDefault="00F77ACB" w:rsidP="004F2C11">
      <w:pPr>
        <w:spacing w:after="0" w:line="240" w:lineRule="auto"/>
        <w:ind w:left="3119" w:hanging="2552"/>
        <w:jc w:val="thaiDistribute"/>
      </w:pPr>
      <w:r w:rsidRPr="00EB0B51">
        <w:rPr>
          <w:cs/>
        </w:rPr>
        <w:t xml:space="preserve">เอกสารแนบท้ายหมายเลข </w:t>
      </w:r>
      <w:r w:rsidRPr="00D5743A">
        <w:t>3</w:t>
      </w:r>
      <w:r w:rsidR="005E1EA0" w:rsidRPr="00EB0B51">
        <w:t>:</w:t>
      </w:r>
      <w:r w:rsidR="005E1EA0" w:rsidRPr="00EB0B51">
        <w:tab/>
      </w:r>
      <w:r w:rsidR="005E1EA0" w:rsidRPr="00EB0B51">
        <w:rPr>
          <w:cs/>
        </w:rPr>
        <w:t>แบบใบเสนอราคา</w:t>
      </w:r>
    </w:p>
    <w:p w14:paraId="66B994CA" w14:textId="0D21C16B" w:rsidR="00587BAC" w:rsidRPr="00D5743A" w:rsidRDefault="00587BAC" w:rsidP="00001AAC">
      <w:pPr>
        <w:spacing w:after="0" w:line="240" w:lineRule="auto"/>
        <w:ind w:left="3119" w:hanging="2552"/>
        <w:jc w:val="thaiDistribute"/>
      </w:pPr>
      <w:r w:rsidRPr="00EB0B51">
        <w:rPr>
          <w:cs/>
        </w:rPr>
        <w:lastRenderedPageBreak/>
        <w:t xml:space="preserve">เอกสารแนบท้ายหมายเลข </w:t>
      </w:r>
      <w:r w:rsidR="00001AAC" w:rsidRPr="00D5743A">
        <w:t>4</w:t>
      </w:r>
      <w:r w:rsidRPr="00EB0B51">
        <w:t>:</w:t>
      </w:r>
      <w:r w:rsidRPr="00D5743A">
        <w:tab/>
      </w:r>
      <w:r w:rsidR="00EA016A" w:rsidRPr="00EB0B51">
        <w:rPr>
          <w:cs/>
        </w:rPr>
        <w:t>แบบหนังสือค้ำประกัน</w:t>
      </w:r>
    </w:p>
    <w:p w14:paraId="6305D333" w14:textId="1ADD4327" w:rsidR="001B7537" w:rsidRDefault="001B7537" w:rsidP="00001AAC">
      <w:pPr>
        <w:spacing w:after="0" w:line="240" w:lineRule="auto"/>
        <w:ind w:left="3119" w:hanging="2552"/>
        <w:jc w:val="thaiDistribute"/>
      </w:pPr>
      <w:r w:rsidRPr="00EB0B51">
        <w:rPr>
          <w:cs/>
        </w:rPr>
        <w:t xml:space="preserve">เอกสารแนบท้ายหมายเลข </w:t>
      </w:r>
      <w:r w:rsidRPr="00D5743A">
        <w:t>5</w:t>
      </w:r>
      <w:r w:rsidRPr="00EB0B51">
        <w:t>:</w:t>
      </w:r>
      <w:r w:rsidRPr="00D5743A">
        <w:tab/>
      </w:r>
      <w:r w:rsidRPr="00EB0B51">
        <w:rPr>
          <w:spacing w:val="-2"/>
          <w:cs/>
        </w:rPr>
        <w:t xml:space="preserve">ข้อพึงปฏิบัติของพนักงาน </w:t>
      </w:r>
      <w:r w:rsidRPr="00C80DFE">
        <w:rPr>
          <w:spacing w:val="-2"/>
        </w:rPr>
        <w:t xml:space="preserve">Outsource </w:t>
      </w:r>
      <w:r w:rsidRPr="00EB0B51">
        <w:rPr>
          <w:spacing w:val="-2"/>
          <w:cs/>
        </w:rPr>
        <w:t>ในการปฎิบัติงานให้กับ</w:t>
      </w:r>
      <w:r w:rsidR="00650801" w:rsidRPr="00EB0B51">
        <w:rPr>
          <w:spacing w:val="-2"/>
          <w:cs/>
        </w:rPr>
        <w:t>ตลาดหลักทรัพย์</w:t>
      </w:r>
      <w:r w:rsidR="00650801" w:rsidRPr="00EB0B51">
        <w:rPr>
          <w:cs/>
        </w:rPr>
        <w:t>รวมตลอดถึงบริษัทย่อยของตลาดหลักทรัพย์</w:t>
      </w:r>
    </w:p>
    <w:p w14:paraId="6A2ACB99" w14:textId="77777777" w:rsidR="00DF38A4" w:rsidRPr="00DF38A4" w:rsidRDefault="00DF38A4" w:rsidP="00DF38A4">
      <w:pPr>
        <w:spacing w:after="0" w:line="240" w:lineRule="auto"/>
        <w:ind w:left="3119" w:hanging="2552"/>
        <w:jc w:val="thaiDistribute"/>
        <w:rPr>
          <w:ins w:id="89" w:author="JIDAPA CHAIKONG" w:date="2026-02-06T13:22:00Z" w16du:dateUtc="2026-02-06T06:22:00Z"/>
          <w:cs/>
          <w:rPrChange w:id="90" w:author="JIDAPA CHAIKONG" w:date="2026-02-06T13:22:00Z" w16du:dateUtc="2026-02-06T06:22:00Z">
            <w:rPr>
              <w:ins w:id="91" w:author="JIDAPA CHAIKONG" w:date="2026-02-06T13:22:00Z" w16du:dateUtc="2026-02-06T06:22:00Z"/>
              <w:color w:val="EE0000"/>
              <w:cs/>
            </w:rPr>
          </w:rPrChange>
        </w:rPr>
      </w:pPr>
      <w:ins w:id="92" w:author="JIDAPA CHAIKONG" w:date="2026-02-06T13:22:00Z" w16du:dateUtc="2026-02-06T06:22:00Z">
        <w:r w:rsidRPr="00DF38A4">
          <w:rPr>
            <w:cs/>
            <w:rPrChange w:id="93" w:author="JIDAPA CHAIKONG" w:date="2026-02-06T13:22:00Z" w16du:dateUtc="2026-02-06T06:22:00Z">
              <w:rPr>
                <w:color w:val="EE0000"/>
                <w:cs/>
              </w:rPr>
            </w:rPrChange>
          </w:rPr>
          <w:t xml:space="preserve">เอกสารแนบท้ายหมายเลข </w:t>
        </w:r>
        <w:r w:rsidRPr="00DF38A4">
          <w:rPr>
            <w:rPrChange w:id="94" w:author="JIDAPA CHAIKONG" w:date="2026-02-06T13:22:00Z" w16du:dateUtc="2026-02-06T06:22:00Z">
              <w:rPr>
                <w:color w:val="EE0000"/>
              </w:rPr>
            </w:rPrChange>
          </w:rPr>
          <w:t>6:</w:t>
        </w:r>
        <w:r w:rsidRPr="00DF38A4">
          <w:rPr>
            <w:rPrChange w:id="95" w:author="JIDAPA CHAIKONG" w:date="2026-02-06T13:22:00Z" w16du:dateUtc="2026-02-06T06:22:00Z">
              <w:rPr>
                <w:color w:val="EE0000"/>
              </w:rPr>
            </w:rPrChange>
          </w:rPr>
          <w:tab/>
        </w:r>
        <w:r w:rsidRPr="00DF38A4">
          <w:rPr>
            <w:cs/>
            <w:rPrChange w:id="96" w:author="JIDAPA CHAIKONG" w:date="2026-02-06T13:22:00Z" w16du:dateUtc="2026-02-06T06:22:00Z">
              <w:rPr>
                <w:color w:val="EE0000"/>
                <w:cs/>
              </w:rPr>
            </w:rPrChange>
          </w:rPr>
          <w:t>แบบฟอร์มการกรอกข้อมูล ปริมาณการปล่อยก๊าซเรือนกระจก (</w:t>
        </w:r>
        <w:r w:rsidRPr="00DF38A4">
          <w:rPr>
            <w:rPrChange w:id="97" w:author="JIDAPA CHAIKONG" w:date="2026-02-06T13:22:00Z" w16du:dateUtc="2026-02-06T06:22:00Z">
              <w:rPr>
                <w:color w:val="EE0000"/>
              </w:rPr>
            </w:rPrChange>
          </w:rPr>
          <w:t>GHG)</w:t>
        </w:r>
      </w:ins>
    </w:p>
    <w:p w14:paraId="110A8187" w14:textId="45ABC82A" w:rsidR="0021494B" w:rsidRPr="006E7452" w:rsidDel="00DF38A4" w:rsidRDefault="006E7452" w:rsidP="006E7452">
      <w:pPr>
        <w:spacing w:after="0" w:line="240" w:lineRule="auto"/>
        <w:ind w:left="3119" w:hanging="2552"/>
        <w:jc w:val="thaiDistribute"/>
        <w:rPr>
          <w:del w:id="98" w:author="JIDAPA CHAIKONG" w:date="2026-02-06T13:22:00Z" w16du:dateUtc="2026-02-06T06:22:00Z"/>
          <w:cs/>
        </w:rPr>
      </w:pPr>
      <w:commentRangeStart w:id="99"/>
      <w:del w:id="100" w:author="JIDAPA CHAIKONG" w:date="2026-02-06T13:22:00Z" w16du:dateUtc="2026-02-06T06:22:00Z">
        <w:r w:rsidRPr="00EB0B51" w:rsidDel="00DF38A4">
          <w:rPr>
            <w:cs/>
          </w:rPr>
          <w:delText xml:space="preserve">เอกสารแนบท้ายหมายเลข </w:delText>
        </w:r>
        <w:r w:rsidDel="00DF38A4">
          <w:delText>6</w:delText>
        </w:r>
        <w:r w:rsidRPr="00EB0B51" w:rsidDel="00DF38A4">
          <w:delText>:</w:delText>
        </w:r>
        <w:r w:rsidRPr="00D5743A" w:rsidDel="00DF38A4">
          <w:tab/>
        </w:r>
        <w:r w:rsidRPr="004700B3" w:rsidDel="00DF38A4">
          <w:rPr>
            <w:highlight w:val="yellow"/>
          </w:rPr>
          <w:delText>[</w:delText>
        </w:r>
        <w:r w:rsidRPr="004700B3" w:rsidDel="00DF38A4">
          <w:rPr>
            <w:rFonts w:ascii="Arial" w:hAnsi="Arial" w:cs="Arial"/>
            <w:highlight w:val="yellow"/>
          </w:rPr>
          <w:delText>●</w:delText>
        </w:r>
        <w:r w:rsidRPr="004700B3" w:rsidDel="00DF38A4">
          <w:rPr>
            <w:highlight w:val="yellow"/>
          </w:rPr>
          <w:delText>]</w:delText>
        </w:r>
        <w:bookmarkStart w:id="101" w:name="_Hlk107297012"/>
        <w:commentRangeEnd w:id="99"/>
        <w:r w:rsidRPr="006E7452" w:rsidDel="00DF38A4">
          <w:rPr>
            <w:rStyle w:val="CommentReference"/>
            <w:sz w:val="28"/>
            <w:szCs w:val="28"/>
            <w:cs/>
          </w:rPr>
          <w:commentReference w:id="99"/>
        </w:r>
      </w:del>
    </w:p>
    <w:bookmarkEnd w:id="101"/>
    <w:p w14:paraId="3D8820BA" w14:textId="77777777" w:rsidR="0021494B" w:rsidRDefault="0021494B" w:rsidP="00D878C1">
      <w:pPr>
        <w:spacing w:after="0" w:line="240" w:lineRule="auto"/>
        <w:jc w:val="thaiDistribute"/>
        <w:rPr>
          <w:color w:val="000000" w:themeColor="text1"/>
        </w:rPr>
      </w:pPr>
    </w:p>
    <w:p w14:paraId="6D4D76BD" w14:textId="5B17DD0D" w:rsidR="0021494B" w:rsidRPr="00BC238C" w:rsidRDefault="0021494B" w:rsidP="00D878C1">
      <w:pPr>
        <w:spacing w:after="0" w:line="240" w:lineRule="auto"/>
        <w:jc w:val="thaiDistribute"/>
        <w:rPr>
          <w:color w:val="000000" w:themeColor="text1"/>
        </w:rPr>
        <w:sectPr w:rsidR="0021494B" w:rsidRPr="00BC238C" w:rsidSect="00097874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4FD1142A" w14:textId="77777777" w:rsidR="00F77ACB" w:rsidRPr="00150C62" w:rsidRDefault="00F77ACB" w:rsidP="00F77ACB">
      <w:pPr>
        <w:spacing w:after="0" w:line="240" w:lineRule="auto"/>
        <w:rPr>
          <w:b/>
          <w:bCs/>
        </w:rPr>
      </w:pPr>
      <w:r w:rsidRPr="00EB0B51">
        <w:rPr>
          <w:b/>
          <w:bCs/>
          <w:cs/>
        </w:rPr>
        <w:lastRenderedPageBreak/>
        <w:t xml:space="preserve">เอกสารแนบท้ายหมายเลข </w:t>
      </w:r>
      <w:r w:rsidRPr="00150C62">
        <w:rPr>
          <w:b/>
          <w:bCs/>
        </w:rPr>
        <w:t>1</w:t>
      </w:r>
    </w:p>
    <w:p w14:paraId="22FF717E" w14:textId="77777777" w:rsidR="00F77ACB" w:rsidRPr="00150C62" w:rsidRDefault="00F77ACB" w:rsidP="00F77ACB">
      <w:pPr>
        <w:spacing w:after="0" w:line="240" w:lineRule="auto"/>
        <w:rPr>
          <w:b/>
          <w:bCs/>
        </w:rPr>
      </w:pPr>
    </w:p>
    <w:p w14:paraId="3CB1A745" w14:textId="77777777" w:rsidR="00BD0C7A" w:rsidRPr="00150C62" w:rsidRDefault="00BD0C7A" w:rsidP="00754940">
      <w:pPr>
        <w:spacing w:after="0" w:line="240" w:lineRule="auto"/>
        <w:jc w:val="center"/>
        <w:rPr>
          <w:b/>
          <w:bCs/>
        </w:rPr>
      </w:pPr>
      <w:commentRangeStart w:id="102"/>
      <w:r w:rsidRPr="00EB0B51">
        <w:rPr>
          <w:b/>
          <w:bCs/>
          <w:cs/>
        </w:rPr>
        <w:t>รายละเอียดขอบเขตของงาน</w:t>
      </w:r>
    </w:p>
    <w:p w14:paraId="066ADA43" w14:textId="77777777" w:rsidR="00BD0C7A" w:rsidRPr="00150C62" w:rsidRDefault="00BD0C7A" w:rsidP="00754940">
      <w:pPr>
        <w:spacing w:after="0" w:line="240" w:lineRule="auto"/>
        <w:jc w:val="center"/>
        <w:rPr>
          <w:b/>
          <w:bCs/>
        </w:rPr>
      </w:pPr>
      <w:r w:rsidRPr="00EB0B51">
        <w:rPr>
          <w:b/>
          <w:bCs/>
          <w:cs/>
        </w:rPr>
        <w:t>สำหรับ</w:t>
      </w:r>
    </w:p>
    <w:p w14:paraId="4C43E7CC" w14:textId="5CAA5D36" w:rsidR="00BD0C7A" w:rsidRPr="00D878C1" w:rsidRDefault="00BD0C7A" w:rsidP="00754940">
      <w:pPr>
        <w:spacing w:after="0" w:line="240" w:lineRule="auto"/>
        <w:jc w:val="center"/>
        <w:rPr>
          <w:b/>
          <w:bCs/>
          <w:color w:val="000000" w:themeColor="text1"/>
        </w:rPr>
      </w:pPr>
      <w:r w:rsidRPr="00D878C1">
        <w:rPr>
          <w:b/>
          <w:bCs/>
          <w:color w:val="000000" w:themeColor="text1"/>
          <w:cs/>
        </w:rPr>
        <w:t>ข้อกำหนดและขอบเขตของงาน (</w:t>
      </w:r>
      <w:r w:rsidRPr="00D878C1">
        <w:rPr>
          <w:b/>
          <w:bCs/>
          <w:color w:val="000000" w:themeColor="text1"/>
        </w:rPr>
        <w:t>Term</w:t>
      </w:r>
      <w:r w:rsidR="00F878E9" w:rsidRPr="00D878C1">
        <w:rPr>
          <w:b/>
          <w:bCs/>
          <w:color w:val="000000" w:themeColor="text1"/>
        </w:rPr>
        <w:t>s</w:t>
      </w:r>
      <w:r w:rsidRPr="00D878C1">
        <w:rPr>
          <w:b/>
          <w:bCs/>
          <w:color w:val="000000" w:themeColor="text1"/>
        </w:rPr>
        <w:t xml:space="preserve"> of Reference)</w:t>
      </w:r>
    </w:p>
    <w:p w14:paraId="6420646F" w14:textId="04EE6049" w:rsidR="00BD0C7A" w:rsidRPr="00D878C1" w:rsidRDefault="00BD0C7A" w:rsidP="00754940">
      <w:pPr>
        <w:tabs>
          <w:tab w:val="left" w:pos="1418"/>
        </w:tabs>
        <w:spacing w:after="0" w:line="240" w:lineRule="auto"/>
        <w:jc w:val="center"/>
        <w:rPr>
          <w:b/>
          <w:bCs/>
          <w:color w:val="000000" w:themeColor="text1"/>
        </w:rPr>
      </w:pPr>
      <w:r w:rsidRPr="00D878C1">
        <w:rPr>
          <w:b/>
          <w:bCs/>
          <w:color w:val="000000" w:themeColor="text1"/>
          <w:cs/>
        </w:rPr>
        <w:t>โครงการ</w:t>
      </w:r>
      <w:r w:rsidRPr="00CF6C46">
        <w:rPr>
          <w:b/>
          <w:bCs/>
          <w:color w:val="000000" w:themeColor="text1"/>
          <w:highlight w:val="yellow"/>
          <w:cs/>
        </w:rPr>
        <w:t>............................</w:t>
      </w:r>
      <w:commentRangeEnd w:id="102"/>
      <w:r w:rsidR="0021494B" w:rsidRPr="00D878C1">
        <w:rPr>
          <w:rStyle w:val="CommentReference"/>
          <w:b/>
          <w:bCs/>
          <w:color w:val="000000" w:themeColor="text1"/>
          <w:sz w:val="28"/>
          <w:szCs w:val="28"/>
        </w:rPr>
        <w:commentReference w:id="102"/>
      </w:r>
    </w:p>
    <w:p w14:paraId="49B9E2AC" w14:textId="77777777" w:rsidR="00BD0C7A" w:rsidRPr="00D878C1" w:rsidRDefault="00BD0C7A" w:rsidP="00754940">
      <w:pPr>
        <w:spacing w:after="0" w:line="240" w:lineRule="auto"/>
        <w:jc w:val="thaiDistribute"/>
        <w:rPr>
          <w:b/>
          <w:bCs/>
          <w:color w:val="000000" w:themeColor="text1"/>
        </w:rPr>
      </w:pPr>
    </w:p>
    <w:p w14:paraId="1F69E1E0" w14:textId="67D460DE" w:rsidR="00460658" w:rsidRPr="00D878C1" w:rsidRDefault="00460658" w:rsidP="00D66A1D">
      <w:pPr>
        <w:pStyle w:val="ListParagraph"/>
        <w:numPr>
          <w:ilvl w:val="0"/>
          <w:numId w:val="46"/>
        </w:numPr>
        <w:spacing w:after="0" w:line="240" w:lineRule="auto"/>
        <w:ind w:left="540"/>
        <w:jc w:val="thaiDistribute"/>
        <w:rPr>
          <w:b/>
          <w:bCs/>
          <w:color w:val="000000" w:themeColor="text1"/>
        </w:rPr>
      </w:pPr>
      <w:r w:rsidRPr="00D878C1">
        <w:rPr>
          <w:rFonts w:hint="cs"/>
          <w:b/>
          <w:bCs/>
          <w:color w:val="000000" w:themeColor="text1"/>
          <w:cs/>
        </w:rPr>
        <w:t xml:space="preserve">วัตถุประสงค์ </w:t>
      </w:r>
    </w:p>
    <w:p w14:paraId="2273678E" w14:textId="727C4159" w:rsidR="00C80DFE" w:rsidRPr="00D878C1" w:rsidRDefault="00C80DFE" w:rsidP="00C80DFE">
      <w:pPr>
        <w:pStyle w:val="ListParagraph"/>
        <w:spacing w:after="0" w:line="240" w:lineRule="auto"/>
        <w:ind w:left="540"/>
        <w:jc w:val="thaiDistribute"/>
        <w:rPr>
          <w:b/>
          <w:bCs/>
          <w:color w:val="000000" w:themeColor="text1"/>
        </w:rPr>
      </w:pPr>
      <w:r w:rsidRPr="00D878C1">
        <w:rPr>
          <w:color w:val="000000" w:themeColor="text1"/>
        </w:rPr>
        <w:t>..........................................................</w:t>
      </w:r>
    </w:p>
    <w:p w14:paraId="7B39ACFC" w14:textId="095030B7" w:rsidR="009F041B" w:rsidRPr="00D878C1" w:rsidRDefault="009F041B" w:rsidP="00D66A1D">
      <w:pPr>
        <w:pStyle w:val="ListParagraph"/>
        <w:numPr>
          <w:ilvl w:val="0"/>
          <w:numId w:val="46"/>
        </w:numPr>
        <w:spacing w:after="0" w:line="240" w:lineRule="auto"/>
        <w:ind w:left="540"/>
        <w:jc w:val="thaiDistribute"/>
        <w:rPr>
          <w:b/>
          <w:bCs/>
          <w:color w:val="000000" w:themeColor="text1"/>
        </w:rPr>
      </w:pPr>
      <w:r w:rsidRPr="00D878C1">
        <w:rPr>
          <w:b/>
          <w:bCs/>
          <w:color w:val="000000" w:themeColor="text1"/>
          <w:cs/>
        </w:rPr>
        <w:t>งานตามสัญญา</w:t>
      </w:r>
    </w:p>
    <w:p w14:paraId="6EAE2AD7" w14:textId="23E3F629" w:rsidR="009F041B" w:rsidRPr="00D878C1" w:rsidRDefault="00460658" w:rsidP="001938C9">
      <w:pPr>
        <w:spacing w:after="0" w:line="240" w:lineRule="auto"/>
        <w:ind w:left="1134" w:hanging="567"/>
        <w:jc w:val="thaiDistribute"/>
        <w:rPr>
          <w:b/>
          <w:bCs/>
          <w:color w:val="000000" w:themeColor="text1"/>
        </w:rPr>
      </w:pPr>
      <w:r w:rsidRPr="00D878C1">
        <w:rPr>
          <w:rFonts w:hint="cs"/>
          <w:b/>
          <w:bCs/>
          <w:color w:val="000000" w:themeColor="text1"/>
        </w:rPr>
        <w:t>2</w:t>
      </w:r>
      <w:r w:rsidR="009F041B" w:rsidRPr="00D878C1">
        <w:rPr>
          <w:b/>
          <w:bCs/>
          <w:color w:val="000000" w:themeColor="text1"/>
        </w:rPr>
        <w:t>.1</w:t>
      </w:r>
      <w:r w:rsidR="009F041B" w:rsidRPr="00D878C1">
        <w:rPr>
          <w:b/>
          <w:bCs/>
          <w:color w:val="000000" w:themeColor="text1"/>
        </w:rPr>
        <w:tab/>
      </w:r>
      <w:r w:rsidR="009F041B" w:rsidRPr="00D878C1">
        <w:rPr>
          <w:b/>
          <w:bCs/>
          <w:color w:val="000000" w:themeColor="text1"/>
          <w:cs/>
        </w:rPr>
        <w:t>ความต้องการด้านเทคนิค</w:t>
      </w:r>
    </w:p>
    <w:p w14:paraId="2AAE7E81" w14:textId="13024274" w:rsidR="00B819CA" w:rsidRPr="00D878C1" w:rsidRDefault="00BD44C7" w:rsidP="001938C9">
      <w:pPr>
        <w:spacing w:after="0" w:line="240" w:lineRule="auto"/>
        <w:ind w:left="1701" w:hanging="567"/>
        <w:jc w:val="thaiDistribute"/>
        <w:rPr>
          <w:color w:val="000000" w:themeColor="text1"/>
        </w:rPr>
      </w:pPr>
      <w:r w:rsidRPr="00BD44C7">
        <w:rPr>
          <w:color w:val="000000" w:themeColor="text1"/>
          <w:highlight w:val="yellow"/>
        </w:rPr>
        <w:t>[</w:t>
      </w:r>
      <w:r w:rsidR="00B819CA" w:rsidRPr="00BD44C7">
        <w:rPr>
          <w:color w:val="000000" w:themeColor="text1"/>
          <w:highlight w:val="yellow"/>
          <w:cs/>
        </w:rPr>
        <w:t xml:space="preserve">สิ่งที่ต้องจัดซื้อ / จัดจ้าง / </w:t>
      </w:r>
      <w:r w:rsidR="00B819CA" w:rsidRPr="00BD44C7">
        <w:rPr>
          <w:color w:val="000000" w:themeColor="text1"/>
          <w:highlight w:val="yellow"/>
        </w:rPr>
        <w:t>Spec</w:t>
      </w:r>
      <w:r w:rsidRPr="00BD44C7">
        <w:rPr>
          <w:color w:val="000000" w:themeColor="text1"/>
          <w:highlight w:val="yellow"/>
        </w:rPr>
        <w:t>]</w:t>
      </w:r>
    </w:p>
    <w:p w14:paraId="0337F335" w14:textId="77777777" w:rsidR="00B819CA" w:rsidRPr="00D878C1" w:rsidRDefault="00B819CA" w:rsidP="001938C9">
      <w:pPr>
        <w:spacing w:after="0" w:line="240" w:lineRule="auto"/>
        <w:ind w:left="720"/>
        <w:jc w:val="thaiDistribute"/>
        <w:rPr>
          <w:color w:val="000000" w:themeColor="text1"/>
        </w:rPr>
      </w:pPr>
    </w:p>
    <w:p w14:paraId="1479F1A7" w14:textId="7B673C10" w:rsidR="009F041B" w:rsidRPr="00D878C1" w:rsidRDefault="00460658" w:rsidP="001938C9">
      <w:pPr>
        <w:spacing w:after="0" w:line="240" w:lineRule="auto"/>
        <w:ind w:left="1134" w:hanging="567"/>
        <w:jc w:val="thaiDistribute"/>
        <w:rPr>
          <w:b/>
          <w:bCs/>
          <w:color w:val="000000" w:themeColor="text1"/>
        </w:rPr>
      </w:pPr>
      <w:r w:rsidRPr="00D878C1">
        <w:rPr>
          <w:rFonts w:hint="cs"/>
          <w:b/>
          <w:bCs/>
          <w:color w:val="000000" w:themeColor="text1"/>
        </w:rPr>
        <w:t>2</w:t>
      </w:r>
      <w:r w:rsidR="009F041B" w:rsidRPr="00D878C1">
        <w:rPr>
          <w:b/>
          <w:bCs/>
          <w:color w:val="000000" w:themeColor="text1"/>
        </w:rPr>
        <w:t>.2</w:t>
      </w:r>
      <w:r w:rsidR="009F041B" w:rsidRPr="00D878C1">
        <w:rPr>
          <w:b/>
          <w:bCs/>
          <w:color w:val="000000" w:themeColor="text1"/>
        </w:rPr>
        <w:tab/>
      </w:r>
      <w:r w:rsidR="009F041B" w:rsidRPr="00D878C1">
        <w:rPr>
          <w:b/>
          <w:bCs/>
          <w:color w:val="000000" w:themeColor="text1"/>
          <w:cs/>
        </w:rPr>
        <w:t>การดำเนินงาน</w:t>
      </w:r>
      <w:r w:rsidR="0084449B" w:rsidRPr="00D878C1">
        <w:rPr>
          <w:b/>
          <w:bCs/>
          <w:color w:val="000000" w:themeColor="text1"/>
          <w:cs/>
        </w:rPr>
        <w:t xml:space="preserve"> และสิ่งที่ต้องส่งมอบ</w:t>
      </w:r>
    </w:p>
    <w:p w14:paraId="25384C65" w14:textId="35DB8303" w:rsidR="00B819CA" w:rsidRPr="00D878C1" w:rsidRDefault="00BD44C7" w:rsidP="001938C9">
      <w:pPr>
        <w:spacing w:after="0" w:line="240" w:lineRule="auto"/>
        <w:ind w:left="1701" w:hanging="567"/>
        <w:jc w:val="thaiDistribute"/>
        <w:rPr>
          <w:color w:val="000000" w:themeColor="text1"/>
          <w:cs/>
        </w:rPr>
      </w:pPr>
      <w:r w:rsidRPr="00BD44C7">
        <w:rPr>
          <w:color w:val="000000" w:themeColor="text1"/>
          <w:highlight w:val="yellow"/>
        </w:rPr>
        <w:t>[</w:t>
      </w:r>
      <w:r w:rsidR="00B819CA" w:rsidRPr="00BD44C7">
        <w:rPr>
          <w:color w:val="000000" w:themeColor="text1"/>
          <w:highlight w:val="yellow"/>
          <w:cs/>
        </w:rPr>
        <w:t xml:space="preserve">หน้าที่ที่ </w:t>
      </w:r>
      <w:r w:rsidR="00B819CA" w:rsidRPr="00BD44C7">
        <w:rPr>
          <w:color w:val="000000" w:themeColor="text1"/>
          <w:highlight w:val="yellow"/>
        </w:rPr>
        <w:t xml:space="preserve">Vendor </w:t>
      </w:r>
      <w:r w:rsidR="00B819CA" w:rsidRPr="00BD44C7">
        <w:rPr>
          <w:color w:val="000000" w:themeColor="text1"/>
          <w:highlight w:val="yellow"/>
          <w:cs/>
        </w:rPr>
        <w:t>ต้องจัดทำ / จัดส่ง</w:t>
      </w:r>
      <w:r w:rsidRPr="00BD44C7">
        <w:rPr>
          <w:color w:val="000000" w:themeColor="text1"/>
          <w:highlight w:val="yellow"/>
        </w:rPr>
        <w:t>]</w:t>
      </w:r>
    </w:p>
    <w:p w14:paraId="7BD7760F" w14:textId="77777777" w:rsidR="00B819CA" w:rsidRPr="00D878C1" w:rsidRDefault="00B819CA" w:rsidP="001938C9">
      <w:pPr>
        <w:spacing w:after="0" w:line="240" w:lineRule="auto"/>
        <w:ind w:left="1080" w:hanging="540"/>
        <w:jc w:val="thaiDistribute"/>
        <w:rPr>
          <w:color w:val="000000" w:themeColor="text1"/>
        </w:rPr>
      </w:pPr>
    </w:p>
    <w:p w14:paraId="13D92692" w14:textId="4278225B" w:rsidR="009F041B" w:rsidRPr="00D878C1" w:rsidRDefault="00460658" w:rsidP="001938C9">
      <w:pPr>
        <w:spacing w:after="0" w:line="240" w:lineRule="auto"/>
        <w:ind w:left="1134" w:hanging="567"/>
        <w:jc w:val="thaiDistribute"/>
        <w:rPr>
          <w:b/>
          <w:bCs/>
          <w:color w:val="000000" w:themeColor="text1"/>
        </w:rPr>
      </w:pPr>
      <w:r w:rsidRPr="00D878C1">
        <w:rPr>
          <w:rFonts w:hint="cs"/>
          <w:b/>
          <w:bCs/>
          <w:color w:val="000000" w:themeColor="text1"/>
        </w:rPr>
        <w:t>2</w:t>
      </w:r>
      <w:r w:rsidR="009F041B" w:rsidRPr="00D878C1">
        <w:rPr>
          <w:b/>
          <w:bCs/>
          <w:color w:val="000000" w:themeColor="text1"/>
        </w:rPr>
        <w:t>.3</w:t>
      </w:r>
      <w:r w:rsidR="009F041B" w:rsidRPr="00D878C1">
        <w:rPr>
          <w:b/>
          <w:bCs/>
          <w:color w:val="000000" w:themeColor="text1"/>
        </w:rPr>
        <w:tab/>
      </w:r>
      <w:r w:rsidR="009F041B" w:rsidRPr="00D878C1">
        <w:rPr>
          <w:b/>
          <w:bCs/>
          <w:color w:val="000000" w:themeColor="text1"/>
          <w:cs/>
        </w:rPr>
        <w:t>การส่งมอบและการติดตั้ง</w:t>
      </w:r>
    </w:p>
    <w:p w14:paraId="0CA9721A" w14:textId="2C786472" w:rsidR="00B819CA" w:rsidRPr="00BD44C7" w:rsidRDefault="00BD44C7" w:rsidP="001938C9">
      <w:pPr>
        <w:spacing w:after="0" w:line="240" w:lineRule="auto"/>
        <w:ind w:left="1701" w:hanging="567"/>
        <w:jc w:val="thaiDistribute"/>
        <w:rPr>
          <w:color w:val="000000" w:themeColor="text1"/>
          <w:highlight w:val="yellow"/>
          <w:cs/>
        </w:rPr>
      </w:pPr>
      <w:r w:rsidRPr="00BD44C7">
        <w:rPr>
          <w:color w:val="000000" w:themeColor="text1"/>
          <w:highlight w:val="yellow"/>
        </w:rPr>
        <w:t>[</w:t>
      </w:r>
      <w:r w:rsidR="00B819CA" w:rsidRPr="00BD44C7">
        <w:rPr>
          <w:color w:val="000000" w:themeColor="text1"/>
          <w:highlight w:val="yellow"/>
          <w:cs/>
        </w:rPr>
        <w:t>กำหนดการส่งมอบ - วัน เวลา สถานที่</w:t>
      </w:r>
    </w:p>
    <w:p w14:paraId="5B8B18B9" w14:textId="2EA6708C" w:rsidR="00B819CA" w:rsidRPr="00D878C1" w:rsidRDefault="00B819CA" w:rsidP="001938C9">
      <w:pPr>
        <w:spacing w:after="0" w:line="240" w:lineRule="auto"/>
        <w:ind w:left="1701" w:hanging="567"/>
        <w:jc w:val="thaiDistribute"/>
        <w:rPr>
          <w:color w:val="000000" w:themeColor="text1"/>
        </w:rPr>
      </w:pPr>
      <w:bookmarkStart w:id="103" w:name="_Hlk110519269"/>
      <w:r w:rsidRPr="00BD44C7">
        <w:rPr>
          <w:color w:val="000000" w:themeColor="text1"/>
          <w:highlight w:val="yellow"/>
          <w:cs/>
        </w:rPr>
        <w:t>ข้อกำหนดการส่งมอบ / การติดตั้ง</w:t>
      </w:r>
      <w:bookmarkEnd w:id="103"/>
      <w:r w:rsidR="00BD44C7" w:rsidRPr="00BD44C7">
        <w:rPr>
          <w:color w:val="000000" w:themeColor="text1"/>
          <w:highlight w:val="yellow"/>
        </w:rPr>
        <w:t>]</w:t>
      </w:r>
    </w:p>
    <w:p w14:paraId="024063C7" w14:textId="77777777" w:rsidR="007561F3" w:rsidRPr="00D878C1" w:rsidRDefault="007561F3" w:rsidP="001938C9">
      <w:pPr>
        <w:spacing w:after="0" w:line="240" w:lineRule="auto"/>
        <w:ind w:left="1080" w:hanging="540"/>
        <w:jc w:val="thaiDistribute"/>
        <w:rPr>
          <w:color w:val="000000" w:themeColor="text1"/>
        </w:rPr>
      </w:pPr>
    </w:p>
    <w:p w14:paraId="7B40725A" w14:textId="15CAD04F" w:rsidR="009F041B" w:rsidRPr="00D878C1" w:rsidRDefault="00460658" w:rsidP="001938C9">
      <w:pPr>
        <w:spacing w:after="0" w:line="240" w:lineRule="auto"/>
        <w:ind w:left="1134" w:hanging="567"/>
        <w:jc w:val="thaiDistribute"/>
        <w:rPr>
          <w:b/>
          <w:bCs/>
          <w:color w:val="000000" w:themeColor="text1"/>
        </w:rPr>
      </w:pPr>
      <w:r w:rsidRPr="00D878C1">
        <w:rPr>
          <w:rFonts w:hint="cs"/>
          <w:b/>
          <w:bCs/>
          <w:color w:val="000000" w:themeColor="text1"/>
        </w:rPr>
        <w:t>2</w:t>
      </w:r>
      <w:r w:rsidR="009F041B" w:rsidRPr="00D878C1">
        <w:rPr>
          <w:b/>
          <w:bCs/>
          <w:color w:val="000000" w:themeColor="text1"/>
        </w:rPr>
        <w:t>.4</w:t>
      </w:r>
      <w:r w:rsidR="009F041B" w:rsidRPr="00D878C1">
        <w:rPr>
          <w:b/>
          <w:bCs/>
          <w:color w:val="000000" w:themeColor="text1"/>
        </w:rPr>
        <w:tab/>
      </w:r>
      <w:r w:rsidR="009F041B" w:rsidRPr="00D878C1">
        <w:rPr>
          <w:b/>
          <w:bCs/>
          <w:color w:val="000000" w:themeColor="text1"/>
          <w:cs/>
        </w:rPr>
        <w:t>การรับประกันและบำรุงรักษา</w:t>
      </w:r>
    </w:p>
    <w:p w14:paraId="726FD537" w14:textId="62FE8588" w:rsidR="00B819CA" w:rsidRPr="00D878C1" w:rsidRDefault="00BD44C7" w:rsidP="001938C9">
      <w:pPr>
        <w:spacing w:after="0" w:line="240" w:lineRule="auto"/>
        <w:ind w:left="1701" w:hanging="567"/>
        <w:jc w:val="thaiDistribute"/>
        <w:rPr>
          <w:color w:val="000000" w:themeColor="text1"/>
        </w:rPr>
      </w:pPr>
      <w:r w:rsidRPr="00BD44C7">
        <w:rPr>
          <w:color w:val="000000" w:themeColor="text1"/>
          <w:highlight w:val="yellow"/>
        </w:rPr>
        <w:t>[</w:t>
      </w:r>
      <w:r w:rsidRPr="00BD44C7">
        <w:rPr>
          <w:color w:val="000000" w:themeColor="text1"/>
          <w:highlight w:val="yellow"/>
          <w:cs/>
        </w:rPr>
        <w:t xml:space="preserve">การรับประกัน </w:t>
      </w:r>
      <w:r w:rsidR="00B819CA" w:rsidRPr="00BD44C7">
        <w:rPr>
          <w:color w:val="000000" w:themeColor="text1"/>
          <w:highlight w:val="yellow"/>
          <w:cs/>
        </w:rPr>
        <w:t>การดูแล บำรุงรักษา</w:t>
      </w:r>
      <w:r w:rsidRPr="00BD44C7">
        <w:rPr>
          <w:color w:val="000000" w:themeColor="text1"/>
          <w:highlight w:val="yellow"/>
        </w:rPr>
        <w:t>]</w:t>
      </w:r>
    </w:p>
    <w:p w14:paraId="47538CC0" w14:textId="77777777" w:rsidR="007561F3" w:rsidRPr="00D878C1" w:rsidRDefault="007561F3" w:rsidP="001938C9">
      <w:pPr>
        <w:spacing w:after="0" w:line="240" w:lineRule="auto"/>
        <w:ind w:left="709"/>
        <w:jc w:val="thaiDistribute"/>
        <w:rPr>
          <w:color w:val="000000" w:themeColor="text1"/>
        </w:rPr>
      </w:pPr>
    </w:p>
    <w:p w14:paraId="6B4B7FA2" w14:textId="20A6129C" w:rsidR="009F041B" w:rsidRPr="00D878C1" w:rsidRDefault="00460658" w:rsidP="001938C9">
      <w:pPr>
        <w:spacing w:after="0" w:line="240" w:lineRule="auto"/>
        <w:ind w:left="540" w:hanging="540"/>
        <w:jc w:val="thaiDistribute"/>
        <w:rPr>
          <w:b/>
          <w:bCs/>
          <w:color w:val="000000" w:themeColor="text1"/>
        </w:rPr>
      </w:pPr>
      <w:r w:rsidRPr="00D878C1">
        <w:rPr>
          <w:rFonts w:hint="cs"/>
          <w:b/>
          <w:bCs/>
          <w:color w:val="000000" w:themeColor="text1"/>
        </w:rPr>
        <w:t>3</w:t>
      </w:r>
      <w:r w:rsidR="009F041B" w:rsidRPr="00D878C1">
        <w:rPr>
          <w:b/>
          <w:bCs/>
          <w:color w:val="000000" w:themeColor="text1"/>
        </w:rPr>
        <w:t>.</w:t>
      </w:r>
      <w:r w:rsidR="009F041B" w:rsidRPr="00D878C1">
        <w:rPr>
          <w:b/>
          <w:bCs/>
          <w:color w:val="000000" w:themeColor="text1"/>
        </w:rPr>
        <w:tab/>
      </w:r>
      <w:r w:rsidR="009F041B" w:rsidRPr="00D878C1">
        <w:rPr>
          <w:b/>
          <w:bCs/>
          <w:color w:val="000000" w:themeColor="text1"/>
          <w:cs/>
        </w:rPr>
        <w:t>ระยะเวลา</w:t>
      </w:r>
    </w:p>
    <w:p w14:paraId="4A6C5A8B" w14:textId="429F1FEE" w:rsidR="00B819CA" w:rsidRPr="00D878C1" w:rsidRDefault="00BD44C7" w:rsidP="001938C9">
      <w:pPr>
        <w:spacing w:after="0" w:line="240" w:lineRule="auto"/>
        <w:ind w:left="540"/>
        <w:jc w:val="thaiDistribute"/>
        <w:rPr>
          <w:color w:val="000000" w:themeColor="text1"/>
        </w:rPr>
      </w:pPr>
      <w:r w:rsidRPr="00BD44C7">
        <w:rPr>
          <w:color w:val="000000" w:themeColor="text1"/>
          <w:highlight w:val="yellow"/>
        </w:rPr>
        <w:t>[</w:t>
      </w:r>
      <w:r w:rsidR="007561F3" w:rsidRPr="00BD44C7">
        <w:rPr>
          <w:color w:val="000000" w:themeColor="text1"/>
          <w:highlight w:val="yellow"/>
          <w:cs/>
        </w:rPr>
        <w:t>กำหนดเริ่มให้บริการ – กำหนดสิ้นสุดการบริการ</w:t>
      </w:r>
      <w:r w:rsidRPr="00BD44C7">
        <w:rPr>
          <w:color w:val="000000" w:themeColor="text1"/>
          <w:highlight w:val="yellow"/>
        </w:rPr>
        <w:t>]</w:t>
      </w:r>
    </w:p>
    <w:p w14:paraId="39DA6787" w14:textId="77777777" w:rsidR="007561F3" w:rsidRPr="00D878C1" w:rsidRDefault="007561F3" w:rsidP="001938C9">
      <w:pPr>
        <w:spacing w:after="0" w:line="240" w:lineRule="auto"/>
        <w:ind w:left="709"/>
        <w:jc w:val="thaiDistribute"/>
        <w:rPr>
          <w:color w:val="000000" w:themeColor="text1"/>
        </w:rPr>
      </w:pPr>
    </w:p>
    <w:p w14:paraId="0AC28881" w14:textId="52EFC35F" w:rsidR="007561F3" w:rsidRPr="00CF6C46" w:rsidDel="00DF38A4" w:rsidRDefault="007561F3" w:rsidP="001938C9">
      <w:pPr>
        <w:spacing w:after="0" w:line="240" w:lineRule="auto"/>
        <w:ind w:left="540" w:hanging="540"/>
        <w:jc w:val="thaiDistribute"/>
        <w:rPr>
          <w:del w:id="104" w:author="JIDAPA CHAIKONG" w:date="2026-02-06T13:23:00Z" w16du:dateUtc="2026-02-06T06:23:00Z"/>
          <w:b/>
          <w:bCs/>
          <w:color w:val="000000" w:themeColor="text1"/>
          <w:highlight w:val="yellow"/>
        </w:rPr>
      </w:pPr>
      <w:del w:id="105" w:author="JIDAPA CHAIKONG" w:date="2026-02-06T13:23:00Z" w16du:dateUtc="2026-02-06T06:23:00Z">
        <w:r w:rsidRPr="00CF6C46" w:rsidDel="00DF38A4">
          <w:rPr>
            <w:b/>
            <w:bCs/>
            <w:color w:val="000000" w:themeColor="text1"/>
            <w:highlight w:val="yellow"/>
          </w:rPr>
          <w:delText>3.</w:delText>
        </w:r>
        <w:r w:rsidR="0015407E" w:rsidRPr="00CF6C46" w:rsidDel="00DF38A4">
          <w:rPr>
            <w:b/>
            <w:bCs/>
            <w:color w:val="000000" w:themeColor="text1"/>
            <w:highlight w:val="yellow"/>
          </w:rPr>
          <w:tab/>
        </w:r>
        <w:r w:rsidRPr="00CF6C46" w:rsidDel="00DF38A4">
          <w:rPr>
            <w:b/>
            <w:bCs/>
            <w:color w:val="000000" w:themeColor="text1"/>
            <w:highlight w:val="yellow"/>
          </w:rPr>
          <w:delText>.........................</w:delText>
        </w:r>
      </w:del>
    </w:p>
    <w:p w14:paraId="63FB63E6" w14:textId="173B8992" w:rsidR="007561F3" w:rsidRPr="00CF6C46" w:rsidDel="00DF38A4" w:rsidRDefault="007561F3" w:rsidP="001938C9">
      <w:pPr>
        <w:spacing w:after="0" w:line="240" w:lineRule="auto"/>
        <w:ind w:left="1080" w:hanging="529"/>
        <w:jc w:val="thaiDistribute"/>
        <w:rPr>
          <w:del w:id="106" w:author="JIDAPA CHAIKONG" w:date="2026-02-06T13:23:00Z" w16du:dateUtc="2026-02-06T06:23:00Z"/>
          <w:color w:val="000000" w:themeColor="text1"/>
          <w:highlight w:val="yellow"/>
        </w:rPr>
      </w:pPr>
      <w:del w:id="107" w:author="JIDAPA CHAIKONG" w:date="2026-02-06T13:23:00Z" w16du:dateUtc="2026-02-06T06:23:00Z">
        <w:r w:rsidRPr="00CF6C46" w:rsidDel="00DF38A4">
          <w:rPr>
            <w:color w:val="000000" w:themeColor="text1"/>
            <w:highlight w:val="yellow"/>
          </w:rPr>
          <w:delText>3.1</w:delText>
        </w:r>
        <w:r w:rsidRPr="00CF6C46" w:rsidDel="00DF38A4">
          <w:rPr>
            <w:color w:val="000000" w:themeColor="text1"/>
            <w:highlight w:val="yellow"/>
          </w:rPr>
          <w:tab/>
          <w:delText>..........................................................</w:delText>
        </w:r>
      </w:del>
    </w:p>
    <w:p w14:paraId="3E3460BF" w14:textId="007ADAEA" w:rsidR="007561F3" w:rsidRPr="00CF6C46" w:rsidDel="00DF38A4" w:rsidRDefault="007561F3" w:rsidP="001938C9">
      <w:pPr>
        <w:spacing w:after="0" w:line="240" w:lineRule="auto"/>
        <w:ind w:left="1080" w:hanging="529"/>
        <w:jc w:val="thaiDistribute"/>
        <w:rPr>
          <w:del w:id="108" w:author="JIDAPA CHAIKONG" w:date="2026-02-06T13:23:00Z" w16du:dateUtc="2026-02-06T06:23:00Z"/>
          <w:color w:val="000000" w:themeColor="text1"/>
          <w:highlight w:val="yellow"/>
        </w:rPr>
      </w:pPr>
      <w:del w:id="109" w:author="JIDAPA CHAIKONG" w:date="2026-02-06T13:23:00Z" w16du:dateUtc="2026-02-06T06:23:00Z">
        <w:r w:rsidRPr="00CF6C46" w:rsidDel="00DF38A4">
          <w:rPr>
            <w:color w:val="000000" w:themeColor="text1"/>
            <w:highlight w:val="yellow"/>
          </w:rPr>
          <w:delText>3.2</w:delText>
        </w:r>
        <w:r w:rsidRPr="00CF6C46" w:rsidDel="00DF38A4">
          <w:rPr>
            <w:color w:val="000000" w:themeColor="text1"/>
            <w:highlight w:val="yellow"/>
          </w:rPr>
          <w:tab/>
          <w:delText>…………………………………….</w:delText>
        </w:r>
      </w:del>
    </w:p>
    <w:p w14:paraId="7A705254" w14:textId="4D1557EB" w:rsidR="007561F3" w:rsidRPr="00CF6C46" w:rsidDel="00DF38A4" w:rsidRDefault="007561F3" w:rsidP="001938C9">
      <w:pPr>
        <w:spacing w:after="0" w:line="240" w:lineRule="auto"/>
        <w:ind w:left="1800" w:hanging="720"/>
        <w:jc w:val="thaiDistribute"/>
        <w:rPr>
          <w:del w:id="110" w:author="JIDAPA CHAIKONG" w:date="2026-02-06T13:23:00Z" w16du:dateUtc="2026-02-06T06:23:00Z"/>
          <w:color w:val="000000" w:themeColor="text1"/>
          <w:highlight w:val="yellow"/>
        </w:rPr>
      </w:pPr>
      <w:del w:id="111" w:author="JIDAPA CHAIKONG" w:date="2026-02-06T13:23:00Z" w16du:dateUtc="2026-02-06T06:23:00Z">
        <w:r w:rsidRPr="00CF6C46" w:rsidDel="00DF38A4">
          <w:rPr>
            <w:color w:val="000000" w:themeColor="text1"/>
            <w:highlight w:val="yellow"/>
          </w:rPr>
          <w:delText>3.2.1</w:delText>
        </w:r>
        <w:r w:rsidRPr="00CF6C46" w:rsidDel="00DF38A4">
          <w:rPr>
            <w:color w:val="000000" w:themeColor="text1"/>
            <w:highlight w:val="yellow"/>
          </w:rPr>
          <w:tab/>
          <w:delText>……………</w:delText>
        </w:r>
      </w:del>
    </w:p>
    <w:p w14:paraId="421363A4" w14:textId="4C0EFE47" w:rsidR="007561F3" w:rsidRPr="00CF6C46" w:rsidDel="00DF38A4" w:rsidRDefault="007561F3" w:rsidP="001938C9">
      <w:pPr>
        <w:spacing w:after="0" w:line="240" w:lineRule="auto"/>
        <w:ind w:left="1800" w:hanging="720"/>
        <w:jc w:val="thaiDistribute"/>
        <w:rPr>
          <w:del w:id="112" w:author="JIDAPA CHAIKONG" w:date="2026-02-06T13:23:00Z" w16du:dateUtc="2026-02-06T06:23:00Z"/>
          <w:color w:val="000000" w:themeColor="text1"/>
          <w:highlight w:val="yellow"/>
        </w:rPr>
      </w:pPr>
      <w:del w:id="113" w:author="JIDAPA CHAIKONG" w:date="2026-02-06T13:23:00Z" w16du:dateUtc="2026-02-06T06:23:00Z">
        <w:r w:rsidRPr="00CF6C46" w:rsidDel="00DF38A4">
          <w:rPr>
            <w:color w:val="000000" w:themeColor="text1"/>
            <w:highlight w:val="yellow"/>
          </w:rPr>
          <w:delText>3.2.2</w:delText>
        </w:r>
        <w:r w:rsidRPr="00CF6C46" w:rsidDel="00DF38A4">
          <w:rPr>
            <w:color w:val="000000" w:themeColor="text1"/>
            <w:highlight w:val="yellow"/>
          </w:rPr>
          <w:tab/>
          <w:delText>……………</w:delText>
        </w:r>
      </w:del>
    </w:p>
    <w:p w14:paraId="7CE25F9E" w14:textId="3310B4F6" w:rsidR="007561F3" w:rsidRPr="00CF6C46" w:rsidDel="00DF38A4" w:rsidRDefault="007561F3" w:rsidP="001938C9">
      <w:pPr>
        <w:spacing w:after="0" w:line="240" w:lineRule="auto"/>
        <w:ind w:left="709" w:hanging="709"/>
        <w:jc w:val="thaiDistribute"/>
        <w:rPr>
          <w:del w:id="114" w:author="JIDAPA CHAIKONG" w:date="2026-02-06T13:23:00Z" w16du:dateUtc="2026-02-06T06:23:00Z"/>
          <w:color w:val="000000" w:themeColor="text1"/>
          <w:highlight w:val="yellow"/>
        </w:rPr>
      </w:pPr>
    </w:p>
    <w:p w14:paraId="5039A327" w14:textId="77777777" w:rsidR="00DF38A4" w:rsidRDefault="00DF38A4" w:rsidP="00DF38A4">
      <w:pPr>
        <w:spacing w:after="0" w:line="240" w:lineRule="auto"/>
        <w:ind w:left="540" w:hanging="540"/>
        <w:jc w:val="thaiDistribute"/>
        <w:rPr>
          <w:ins w:id="115" w:author="JIDAPA CHAIKONG" w:date="2026-02-06T13:23:00Z" w16du:dateUtc="2026-02-06T06:23:00Z"/>
          <w:b/>
          <w:bCs/>
          <w:color w:val="000000" w:themeColor="text1"/>
        </w:rPr>
      </w:pPr>
      <w:ins w:id="116" w:author="JIDAPA CHAIKONG" w:date="2026-02-06T13:23:00Z" w16du:dateUtc="2026-02-06T06:23:00Z">
        <w:r>
          <w:rPr>
            <w:rFonts w:hint="cs"/>
            <w:b/>
            <w:bCs/>
            <w:color w:val="000000" w:themeColor="text1"/>
            <w:cs/>
          </w:rPr>
          <w:t>4</w:t>
        </w:r>
        <w:r w:rsidRPr="009E70E1">
          <w:rPr>
            <w:b/>
            <w:bCs/>
            <w:color w:val="000000" w:themeColor="text1"/>
          </w:rPr>
          <w:t>.</w:t>
        </w:r>
        <w:r w:rsidRPr="009E70E1">
          <w:rPr>
            <w:b/>
            <w:bCs/>
            <w:color w:val="000000" w:themeColor="text1"/>
          </w:rPr>
          <w:tab/>
        </w:r>
        <w:r w:rsidRPr="009E70E1">
          <w:rPr>
            <w:b/>
            <w:bCs/>
            <w:color w:val="000000" w:themeColor="text1"/>
            <w:cs/>
          </w:rPr>
          <w:t>ข้อกำหนดการจัดซื้อจัดจ้างที่เป็นมิตรต่อสิ่งแวดล้อม</w:t>
        </w:r>
      </w:ins>
    </w:p>
    <w:p w14:paraId="4E34DE37" w14:textId="77777777" w:rsidR="00DF38A4" w:rsidRPr="00AC65EC" w:rsidRDefault="00DF38A4" w:rsidP="00DF38A4">
      <w:pPr>
        <w:spacing w:after="0" w:line="240" w:lineRule="auto"/>
        <w:ind w:left="1080" w:hanging="529"/>
        <w:jc w:val="thaiDistribute"/>
        <w:rPr>
          <w:ins w:id="117" w:author="JIDAPA CHAIKONG" w:date="2026-02-06T13:23:00Z" w16du:dateUtc="2026-02-06T06:23:00Z"/>
          <w:color w:val="000000" w:themeColor="text1"/>
        </w:rPr>
      </w:pPr>
      <w:ins w:id="118" w:author="JIDAPA CHAIKONG" w:date="2026-02-06T13:23:00Z" w16du:dateUtc="2026-02-06T06:23:00Z">
        <w:r>
          <w:rPr>
            <w:rFonts w:hint="cs"/>
            <w:color w:val="000000" w:themeColor="text1"/>
            <w:cs/>
          </w:rPr>
          <w:t>4</w:t>
        </w:r>
        <w:r w:rsidRPr="009E70E1">
          <w:rPr>
            <w:color w:val="000000" w:themeColor="text1"/>
          </w:rPr>
          <w:t>.1</w:t>
        </w:r>
        <w:r w:rsidRPr="009E70E1">
          <w:rPr>
            <w:color w:val="000000" w:themeColor="text1"/>
          </w:rPr>
          <w:tab/>
        </w:r>
        <w:r w:rsidRPr="00AC65EC">
          <w:rPr>
            <w:color w:val="000000" w:themeColor="text1"/>
            <w:cs/>
          </w:rPr>
          <w:t>ผู้ผลิตจะต้องมีความมุ่งมั่นสู่การปล่อยก๊าซเรือนกระจกสุทธิเป็นศูนย์ หรือ มีความมุ่งมั่น</w:t>
        </w:r>
        <w:r>
          <w:rPr>
            <w:rFonts w:hint="cs"/>
            <w:color w:val="000000" w:themeColor="text1"/>
            <w:cs/>
          </w:rPr>
          <w:t>ในการปฏิบัติตามการตั้ง</w:t>
        </w:r>
        <w:r w:rsidRPr="00AC65EC">
          <w:rPr>
            <w:color w:val="000000" w:themeColor="text1"/>
            <w:cs/>
          </w:rPr>
          <w:t xml:space="preserve">เป้าหมายของ </w:t>
        </w:r>
        <w:r w:rsidRPr="009146C8">
          <w:rPr>
            <w:color w:val="000000" w:themeColor="text1"/>
          </w:rPr>
          <w:t>Science Based Targets Initiative</w:t>
        </w:r>
        <w:r>
          <w:rPr>
            <w:rFonts w:hint="cs"/>
            <w:color w:val="000000" w:themeColor="text1"/>
            <w:cs/>
          </w:rPr>
          <w:t xml:space="preserve"> (</w:t>
        </w:r>
        <w:r w:rsidRPr="00AC65EC">
          <w:rPr>
            <w:color w:val="000000" w:themeColor="text1"/>
          </w:rPr>
          <w:t>SBTi</w:t>
        </w:r>
        <w:r>
          <w:rPr>
            <w:rFonts w:hint="cs"/>
            <w:color w:val="000000" w:themeColor="text1"/>
            <w:cs/>
          </w:rPr>
          <w:t>)</w:t>
        </w:r>
        <w:r w:rsidRPr="00AC65EC">
          <w:rPr>
            <w:color w:val="000000" w:themeColor="text1"/>
          </w:rPr>
          <w:t xml:space="preserve"> (</w:t>
        </w:r>
        <w:r w:rsidRPr="00AC65EC">
          <w:rPr>
            <w:color w:val="000000" w:themeColor="text1"/>
            <w:cs/>
          </w:rPr>
          <w:t>ถ้ามี)</w:t>
        </w:r>
        <w:r>
          <w:rPr>
            <w:rFonts w:hint="cs"/>
            <w:color w:val="000000" w:themeColor="text1"/>
            <w:cs/>
          </w:rPr>
          <w:t xml:space="preserve"> </w:t>
        </w:r>
      </w:ins>
    </w:p>
    <w:p w14:paraId="5D3DD605" w14:textId="77777777" w:rsidR="00DF38A4" w:rsidRPr="00AC65EC" w:rsidRDefault="00DF38A4" w:rsidP="00DF38A4">
      <w:pPr>
        <w:spacing w:after="0" w:line="240" w:lineRule="auto"/>
        <w:ind w:left="1080" w:hanging="529"/>
        <w:jc w:val="thaiDistribute"/>
        <w:rPr>
          <w:ins w:id="119" w:author="JIDAPA CHAIKONG" w:date="2026-02-06T13:23:00Z" w16du:dateUtc="2026-02-06T06:23:00Z"/>
          <w:color w:val="000000" w:themeColor="text1"/>
        </w:rPr>
      </w:pPr>
      <w:ins w:id="120" w:author="JIDAPA CHAIKONG" w:date="2026-02-06T13:23:00Z" w16du:dateUtc="2026-02-06T06:23:00Z">
        <w:r>
          <w:rPr>
            <w:rFonts w:hint="cs"/>
            <w:color w:val="000000" w:themeColor="text1"/>
            <w:cs/>
          </w:rPr>
          <w:t>4</w:t>
        </w:r>
        <w:r w:rsidRPr="00AC65EC">
          <w:rPr>
            <w:rFonts w:hint="cs"/>
            <w:color w:val="000000" w:themeColor="text1"/>
            <w:cs/>
          </w:rPr>
          <w:t>.2</w:t>
        </w:r>
        <w:r w:rsidRPr="00AC65EC">
          <w:rPr>
            <w:color w:val="000000" w:themeColor="text1"/>
            <w:cs/>
          </w:rPr>
          <w:tab/>
          <w:t>ผู้ผลิตควรให้ข้อมูลปริมาณการปล่อยก๊าซเรือนกระจก</w:t>
        </w:r>
        <w:r>
          <w:rPr>
            <w:rFonts w:hint="cs"/>
            <w:color w:val="000000" w:themeColor="text1"/>
            <w:cs/>
          </w:rPr>
          <w:t xml:space="preserve"> </w:t>
        </w:r>
        <w:r w:rsidRPr="00F57FB5">
          <w:rPr>
            <w:color w:val="000000" w:themeColor="text1"/>
            <w:cs/>
          </w:rPr>
          <w:t>(</w:t>
        </w:r>
        <w:r w:rsidRPr="00F57FB5">
          <w:rPr>
            <w:color w:val="000000" w:themeColor="text1"/>
          </w:rPr>
          <w:t>GHG)</w:t>
        </w:r>
        <w:r>
          <w:rPr>
            <w:rFonts w:hint="cs"/>
            <w:color w:val="000000" w:themeColor="text1"/>
            <w:cs/>
          </w:rPr>
          <w:t xml:space="preserve"> </w:t>
        </w:r>
        <w:r w:rsidRPr="00AC65EC">
          <w:rPr>
            <w:color w:val="000000" w:themeColor="text1"/>
            <w:cs/>
          </w:rPr>
          <w:t>ตลอดวัฏจักรชีวิตของสินค้า (</w:t>
        </w:r>
        <w:r w:rsidRPr="00AC65EC">
          <w:rPr>
            <w:color w:val="000000" w:themeColor="text1"/>
          </w:rPr>
          <w:t>Lifecycle) (</w:t>
        </w:r>
        <w:r w:rsidRPr="00AC65EC">
          <w:rPr>
            <w:color w:val="000000" w:themeColor="text1"/>
            <w:cs/>
          </w:rPr>
          <w:t>ถ้ามี)</w:t>
        </w:r>
      </w:ins>
    </w:p>
    <w:p w14:paraId="28486931" w14:textId="77777777" w:rsidR="00DF38A4" w:rsidRPr="00AC65EC" w:rsidRDefault="00DF38A4" w:rsidP="00DF38A4">
      <w:pPr>
        <w:spacing w:after="0" w:line="240" w:lineRule="auto"/>
        <w:ind w:left="1080" w:hanging="529"/>
        <w:jc w:val="thaiDistribute"/>
        <w:rPr>
          <w:ins w:id="121" w:author="JIDAPA CHAIKONG" w:date="2026-02-06T13:23:00Z" w16du:dateUtc="2026-02-06T06:23:00Z"/>
          <w:color w:val="000000" w:themeColor="text1"/>
        </w:rPr>
      </w:pPr>
      <w:ins w:id="122" w:author="JIDAPA CHAIKONG" w:date="2026-02-06T13:23:00Z" w16du:dateUtc="2026-02-06T06:23:00Z">
        <w:r>
          <w:rPr>
            <w:rFonts w:hint="cs"/>
            <w:color w:val="000000" w:themeColor="text1"/>
            <w:cs/>
          </w:rPr>
          <w:t>4</w:t>
        </w:r>
        <w:r w:rsidRPr="00AC65EC">
          <w:rPr>
            <w:rFonts w:hint="cs"/>
            <w:color w:val="000000" w:themeColor="text1"/>
            <w:cs/>
          </w:rPr>
          <w:t xml:space="preserve">.3 </w:t>
        </w:r>
        <w:r w:rsidRPr="00AC65EC">
          <w:rPr>
            <w:color w:val="000000" w:themeColor="text1"/>
            <w:cs/>
          </w:rPr>
          <w:tab/>
          <w:t xml:space="preserve">ผู้ผลิตควรแสดงแนวทางหรือมาตรการในการสนับสนุนการใช้งานอุปกรณ์ให้ยาวนานที่สุด เช่น การรับประกันระยะยาว การให้บริการซ่อมบำรุง การจัดหาอะไหล่สำรอง หรือการให้คำแนะนำด้านการดูแลรักษาอุปกรณ์ เพื่อสอดคล้องกับนโยบายด้านความยั่งยืนขององค์กร (ถ้ามี)  </w:t>
        </w:r>
      </w:ins>
    </w:p>
    <w:p w14:paraId="7CF83B70" w14:textId="77777777" w:rsidR="00DF38A4" w:rsidRPr="009E70E1" w:rsidRDefault="00DF38A4" w:rsidP="00DF38A4">
      <w:pPr>
        <w:spacing w:after="0" w:line="240" w:lineRule="auto"/>
        <w:ind w:left="1080" w:hanging="529"/>
        <w:jc w:val="thaiDistribute"/>
        <w:rPr>
          <w:ins w:id="123" w:author="JIDAPA CHAIKONG" w:date="2026-02-06T13:23:00Z" w16du:dateUtc="2026-02-06T06:23:00Z"/>
          <w:color w:val="000000" w:themeColor="text1"/>
        </w:rPr>
      </w:pPr>
      <w:ins w:id="124" w:author="JIDAPA CHAIKONG" w:date="2026-02-06T13:23:00Z" w16du:dateUtc="2026-02-06T06:23:00Z">
        <w:r>
          <w:rPr>
            <w:rFonts w:hint="cs"/>
            <w:cs/>
          </w:rPr>
          <w:t>4</w:t>
        </w:r>
        <w:r w:rsidRPr="009E70E1">
          <w:rPr>
            <w:cs/>
          </w:rPr>
          <w:t>.4</w:t>
        </w:r>
        <w:r w:rsidRPr="009E70E1">
          <w:rPr>
            <w:cs/>
          </w:rPr>
          <w:tab/>
          <w:t>บริษัทคู่ค้าควรมีนโยบายด้านสิ่งแวดล้อมและความยั่งยืน รวมถึงความมุ่งมั่นหรือการริเริ่มในการลดการปล่อยก๊าซเรือนกระจก (ถ้ามี)</w:t>
        </w:r>
        <w:r>
          <w:rPr>
            <w:rFonts w:hint="cs"/>
            <w:cs/>
          </w:rPr>
          <w:t xml:space="preserve"> </w:t>
        </w:r>
      </w:ins>
    </w:p>
    <w:p w14:paraId="5A0D3232" w14:textId="77777777" w:rsidR="00DF38A4" w:rsidRPr="00BA428A" w:rsidRDefault="00DF38A4" w:rsidP="00DF38A4">
      <w:pPr>
        <w:spacing w:after="0" w:line="240" w:lineRule="auto"/>
        <w:ind w:left="540"/>
        <w:jc w:val="thaiDistribute"/>
        <w:rPr>
          <w:ins w:id="125" w:author="JIDAPA CHAIKONG" w:date="2026-02-06T13:23:00Z" w16du:dateUtc="2026-02-06T06:23:00Z"/>
          <w:i/>
          <w:iCs/>
          <w:color w:val="000000" w:themeColor="text1"/>
        </w:rPr>
      </w:pPr>
      <w:ins w:id="126" w:author="JIDAPA CHAIKONG" w:date="2026-02-06T13:23:00Z" w16du:dateUtc="2026-02-06T06:23:00Z">
        <w:r w:rsidRPr="00BA428A">
          <w:rPr>
            <w:i/>
            <w:iCs/>
            <w:color w:val="000000" w:themeColor="text1"/>
          </w:rPr>
          <w:t>(</w:t>
        </w:r>
        <w:r w:rsidRPr="00BA428A">
          <w:rPr>
            <w:i/>
            <w:iCs/>
            <w:color w:val="000000" w:themeColor="text1"/>
            <w:cs/>
          </w:rPr>
          <w:t>สามารถดูรายละเอียดคู่มือการจัดซื้อจัดจ้างที่เป็นมิตรต่อสิ่งแวดล้อมฯ ได้จากหน้า</w:t>
        </w:r>
        <w:r w:rsidRPr="00BA428A">
          <w:rPr>
            <w:i/>
            <w:iCs/>
            <w:color w:val="000000" w:themeColor="text1"/>
          </w:rPr>
          <w:t xml:space="preserve"> website </w:t>
        </w:r>
        <w:r w:rsidRPr="00BA428A">
          <w:rPr>
            <w:i/>
            <w:iCs/>
            <w:color w:val="000000" w:themeColor="text1"/>
            <w:cs/>
          </w:rPr>
          <w:t>ของ</w:t>
        </w:r>
        <w:r>
          <w:rPr>
            <w:i/>
            <w:iCs/>
            <w:color w:val="000000" w:themeColor="text1"/>
            <w:cs/>
          </w:rPr>
          <w:br/>
        </w:r>
        <w:r w:rsidRPr="00BA428A">
          <w:rPr>
            <w:i/>
            <w:iCs/>
            <w:color w:val="000000" w:themeColor="text1"/>
            <w:cs/>
          </w:rPr>
          <w:t>ตลาดหลักทรัพย์ฯ</w:t>
        </w:r>
        <w:r w:rsidRPr="00BA428A">
          <w:rPr>
            <w:i/>
            <w:iCs/>
            <w:color w:val="000000" w:themeColor="text1"/>
          </w:rPr>
          <w:t xml:space="preserve"> : </w:t>
        </w:r>
        <w:r>
          <w:rPr>
            <w:i/>
            <w:iCs/>
            <w:color w:val="000000" w:themeColor="text1"/>
          </w:rPr>
          <w:fldChar w:fldCharType="begin"/>
        </w:r>
        <w:r>
          <w:rPr>
            <w:i/>
            <w:iCs/>
            <w:color w:val="000000" w:themeColor="text1"/>
          </w:rPr>
          <w:instrText>HYPERLINK "</w:instrText>
        </w:r>
        <w:r w:rsidRPr="004B0ABD">
          <w:rPr>
            <w:i/>
            <w:iCs/>
            <w:color w:val="000000" w:themeColor="text1"/>
          </w:rPr>
          <w:instrText>https://www.set.or.th/th/about/sustainability-development/overview</w:instrText>
        </w:r>
        <w:r>
          <w:rPr>
            <w:i/>
            <w:iCs/>
            <w:color w:val="000000" w:themeColor="text1"/>
          </w:rPr>
          <w:instrText>"</w:instrText>
        </w:r>
        <w:r>
          <w:rPr>
            <w:i/>
            <w:iCs/>
            <w:color w:val="000000" w:themeColor="text1"/>
          </w:rPr>
        </w:r>
        <w:r>
          <w:rPr>
            <w:i/>
            <w:iCs/>
            <w:color w:val="000000" w:themeColor="text1"/>
          </w:rPr>
          <w:fldChar w:fldCharType="separate"/>
        </w:r>
        <w:r w:rsidRPr="00796E5A">
          <w:rPr>
            <w:rStyle w:val="Hyperlink"/>
            <w:i/>
            <w:iCs/>
          </w:rPr>
          <w:t>https://www.set.or.th/th/about/sustainability-development/overview</w:t>
        </w:r>
        <w:r>
          <w:rPr>
            <w:i/>
            <w:iCs/>
            <w:color w:val="000000" w:themeColor="text1"/>
          </w:rPr>
          <w:fldChar w:fldCharType="end"/>
        </w:r>
        <w:r>
          <w:rPr>
            <w:i/>
            <w:iCs/>
            <w:color w:val="000000" w:themeColor="text1"/>
          </w:rPr>
          <w:t xml:space="preserve">  )</w:t>
        </w:r>
      </w:ins>
    </w:p>
    <w:p w14:paraId="474B8167" w14:textId="77777777" w:rsidR="00DF38A4" w:rsidRPr="00CF6C46" w:rsidRDefault="00DF38A4" w:rsidP="00DF38A4">
      <w:pPr>
        <w:spacing w:after="0" w:line="240" w:lineRule="auto"/>
        <w:ind w:left="709" w:hanging="709"/>
        <w:jc w:val="thaiDistribute"/>
        <w:rPr>
          <w:ins w:id="127" w:author="JIDAPA CHAIKONG" w:date="2026-02-06T13:23:00Z" w16du:dateUtc="2026-02-06T06:23:00Z"/>
          <w:color w:val="000000" w:themeColor="text1"/>
          <w:highlight w:val="yellow"/>
        </w:rPr>
      </w:pPr>
    </w:p>
    <w:p w14:paraId="36B03312" w14:textId="77777777" w:rsidR="00DF38A4" w:rsidRPr="00CF6C46" w:rsidRDefault="00DF38A4" w:rsidP="00DF38A4">
      <w:pPr>
        <w:spacing w:after="0" w:line="240" w:lineRule="auto"/>
        <w:ind w:left="540" w:hanging="540"/>
        <w:jc w:val="thaiDistribute"/>
        <w:rPr>
          <w:ins w:id="128" w:author="JIDAPA CHAIKONG" w:date="2026-02-06T13:23:00Z" w16du:dateUtc="2026-02-06T06:23:00Z"/>
          <w:b/>
          <w:bCs/>
          <w:color w:val="000000" w:themeColor="text1"/>
          <w:highlight w:val="yellow"/>
        </w:rPr>
      </w:pPr>
      <w:ins w:id="129" w:author="JIDAPA CHAIKONG" w:date="2026-02-06T13:23:00Z" w16du:dateUtc="2026-02-06T06:23:00Z">
        <w:r>
          <w:rPr>
            <w:rFonts w:hint="cs"/>
            <w:b/>
            <w:bCs/>
            <w:color w:val="000000" w:themeColor="text1"/>
            <w:highlight w:val="yellow"/>
            <w:cs/>
          </w:rPr>
          <w:t>5</w:t>
        </w:r>
        <w:r w:rsidRPr="00CF6C46">
          <w:rPr>
            <w:b/>
            <w:bCs/>
            <w:color w:val="000000" w:themeColor="text1"/>
            <w:highlight w:val="yellow"/>
          </w:rPr>
          <w:t>.</w:t>
        </w:r>
        <w:r w:rsidRPr="00CF6C46">
          <w:rPr>
            <w:b/>
            <w:bCs/>
            <w:color w:val="000000" w:themeColor="text1"/>
            <w:highlight w:val="yellow"/>
          </w:rPr>
          <w:tab/>
          <w:t>.....................</w:t>
        </w:r>
      </w:ins>
    </w:p>
    <w:p w14:paraId="20A40D89" w14:textId="77777777" w:rsidR="00DF38A4" w:rsidRPr="00CF6C46" w:rsidRDefault="00DF38A4" w:rsidP="00DF38A4">
      <w:pPr>
        <w:spacing w:after="0" w:line="240" w:lineRule="auto"/>
        <w:ind w:left="709" w:hanging="142"/>
        <w:jc w:val="thaiDistribute"/>
        <w:rPr>
          <w:ins w:id="130" w:author="JIDAPA CHAIKONG" w:date="2026-02-06T13:23:00Z" w16du:dateUtc="2026-02-06T06:23:00Z"/>
          <w:color w:val="000000" w:themeColor="text1"/>
          <w:highlight w:val="yellow"/>
        </w:rPr>
      </w:pPr>
      <w:ins w:id="131" w:author="JIDAPA CHAIKONG" w:date="2026-02-06T13:23:00Z" w16du:dateUtc="2026-02-06T06:23:00Z">
        <w:r w:rsidRPr="00CF6C46">
          <w:rPr>
            <w:color w:val="000000" w:themeColor="text1"/>
            <w:highlight w:val="yellow"/>
          </w:rPr>
          <w:lastRenderedPageBreak/>
          <w:t>.........................................</w:t>
        </w:r>
      </w:ins>
    </w:p>
    <w:p w14:paraId="50A80BFF" w14:textId="77777777" w:rsidR="00DF38A4" w:rsidRPr="00CF6C46" w:rsidRDefault="00DF38A4" w:rsidP="00DF38A4">
      <w:pPr>
        <w:spacing w:after="0" w:line="240" w:lineRule="auto"/>
        <w:ind w:left="709" w:hanging="709"/>
        <w:jc w:val="thaiDistribute"/>
        <w:rPr>
          <w:ins w:id="132" w:author="JIDAPA CHAIKONG" w:date="2026-02-06T13:23:00Z" w16du:dateUtc="2026-02-06T06:23:00Z"/>
          <w:color w:val="000000" w:themeColor="text1"/>
          <w:highlight w:val="yellow"/>
        </w:rPr>
      </w:pPr>
    </w:p>
    <w:p w14:paraId="59E11D90" w14:textId="77777777" w:rsidR="00DF38A4" w:rsidRPr="00D878C1" w:rsidRDefault="00DF38A4" w:rsidP="00DF38A4">
      <w:pPr>
        <w:spacing w:after="0" w:line="240" w:lineRule="auto"/>
        <w:ind w:left="540" w:hanging="540"/>
        <w:jc w:val="thaiDistribute"/>
        <w:rPr>
          <w:ins w:id="133" w:author="JIDAPA CHAIKONG" w:date="2026-02-06T13:23:00Z" w16du:dateUtc="2026-02-06T06:23:00Z"/>
          <w:b/>
          <w:bCs/>
          <w:color w:val="000000" w:themeColor="text1"/>
        </w:rPr>
      </w:pPr>
      <w:ins w:id="134" w:author="JIDAPA CHAIKONG" w:date="2026-02-06T13:23:00Z" w16du:dateUtc="2026-02-06T06:23:00Z">
        <w:r>
          <w:rPr>
            <w:rFonts w:hint="cs"/>
            <w:b/>
            <w:bCs/>
            <w:color w:val="000000" w:themeColor="text1"/>
            <w:highlight w:val="yellow"/>
            <w:cs/>
          </w:rPr>
          <w:t>6</w:t>
        </w:r>
        <w:r w:rsidRPr="00CF6C46">
          <w:rPr>
            <w:b/>
            <w:bCs/>
            <w:color w:val="000000" w:themeColor="text1"/>
            <w:highlight w:val="yellow"/>
          </w:rPr>
          <w:t>.</w:t>
        </w:r>
        <w:r w:rsidRPr="00CF6C46">
          <w:rPr>
            <w:b/>
            <w:bCs/>
            <w:color w:val="000000" w:themeColor="text1"/>
            <w:highlight w:val="yellow"/>
          </w:rPr>
          <w:tab/>
          <w:t>.........................</w:t>
        </w:r>
      </w:ins>
    </w:p>
    <w:p w14:paraId="137B36D3" w14:textId="29A35C65" w:rsidR="007561F3" w:rsidRPr="00CF6C46" w:rsidDel="00DF38A4" w:rsidRDefault="007561F3" w:rsidP="001938C9">
      <w:pPr>
        <w:spacing w:after="0" w:line="240" w:lineRule="auto"/>
        <w:ind w:left="540" w:hanging="540"/>
        <w:jc w:val="thaiDistribute"/>
        <w:rPr>
          <w:del w:id="135" w:author="JIDAPA CHAIKONG" w:date="2026-02-06T13:23:00Z" w16du:dateUtc="2026-02-06T06:23:00Z"/>
          <w:b/>
          <w:bCs/>
          <w:color w:val="000000" w:themeColor="text1"/>
          <w:highlight w:val="yellow"/>
        </w:rPr>
      </w:pPr>
      <w:del w:id="136" w:author="JIDAPA CHAIKONG" w:date="2026-02-06T13:23:00Z" w16du:dateUtc="2026-02-06T06:23:00Z">
        <w:r w:rsidRPr="00CF6C46" w:rsidDel="00DF38A4">
          <w:rPr>
            <w:b/>
            <w:bCs/>
            <w:color w:val="000000" w:themeColor="text1"/>
            <w:highlight w:val="yellow"/>
          </w:rPr>
          <w:delText>4.</w:delText>
        </w:r>
        <w:r w:rsidRPr="00CF6C46" w:rsidDel="00DF38A4">
          <w:rPr>
            <w:b/>
            <w:bCs/>
            <w:color w:val="000000" w:themeColor="text1"/>
            <w:highlight w:val="yellow"/>
          </w:rPr>
          <w:tab/>
          <w:delText>.....................</w:delText>
        </w:r>
      </w:del>
    </w:p>
    <w:p w14:paraId="78F2EB08" w14:textId="7CE42F9C" w:rsidR="007561F3" w:rsidRPr="00CF6C46" w:rsidDel="00DF38A4" w:rsidRDefault="007561F3" w:rsidP="008000B6">
      <w:pPr>
        <w:spacing w:after="0" w:line="240" w:lineRule="auto"/>
        <w:ind w:left="709" w:hanging="142"/>
        <w:jc w:val="thaiDistribute"/>
        <w:rPr>
          <w:del w:id="137" w:author="JIDAPA CHAIKONG" w:date="2026-02-06T13:23:00Z" w16du:dateUtc="2026-02-06T06:23:00Z"/>
          <w:color w:val="000000" w:themeColor="text1"/>
          <w:highlight w:val="yellow"/>
        </w:rPr>
      </w:pPr>
      <w:del w:id="138" w:author="JIDAPA CHAIKONG" w:date="2026-02-06T13:23:00Z" w16du:dateUtc="2026-02-06T06:23:00Z">
        <w:r w:rsidRPr="00CF6C46" w:rsidDel="00DF38A4">
          <w:rPr>
            <w:color w:val="000000" w:themeColor="text1"/>
            <w:highlight w:val="yellow"/>
          </w:rPr>
          <w:delText>.........................................</w:delText>
        </w:r>
      </w:del>
    </w:p>
    <w:p w14:paraId="1A2F7C75" w14:textId="590365F0" w:rsidR="007561F3" w:rsidRPr="00CF6C46" w:rsidDel="00DF38A4" w:rsidRDefault="007561F3" w:rsidP="001938C9">
      <w:pPr>
        <w:spacing w:after="0" w:line="240" w:lineRule="auto"/>
        <w:ind w:left="709" w:hanging="709"/>
        <w:jc w:val="thaiDistribute"/>
        <w:rPr>
          <w:del w:id="139" w:author="JIDAPA CHAIKONG" w:date="2026-02-06T13:23:00Z" w16du:dateUtc="2026-02-06T06:23:00Z"/>
          <w:color w:val="000000" w:themeColor="text1"/>
          <w:highlight w:val="yellow"/>
        </w:rPr>
      </w:pPr>
    </w:p>
    <w:p w14:paraId="2AC6535F" w14:textId="7B10D7F4" w:rsidR="007561F3" w:rsidRPr="00D878C1" w:rsidDel="00DF38A4" w:rsidRDefault="007561F3" w:rsidP="001938C9">
      <w:pPr>
        <w:spacing w:after="0" w:line="240" w:lineRule="auto"/>
        <w:ind w:left="540" w:hanging="540"/>
        <w:jc w:val="thaiDistribute"/>
        <w:rPr>
          <w:del w:id="140" w:author="JIDAPA CHAIKONG" w:date="2026-02-06T13:23:00Z" w16du:dateUtc="2026-02-06T06:23:00Z"/>
          <w:b/>
          <w:bCs/>
          <w:color w:val="000000" w:themeColor="text1"/>
        </w:rPr>
      </w:pPr>
      <w:del w:id="141" w:author="JIDAPA CHAIKONG" w:date="2026-02-06T13:23:00Z" w16du:dateUtc="2026-02-06T06:23:00Z">
        <w:r w:rsidRPr="00CF6C46" w:rsidDel="00DF38A4">
          <w:rPr>
            <w:b/>
            <w:bCs/>
            <w:color w:val="000000" w:themeColor="text1"/>
            <w:highlight w:val="yellow"/>
          </w:rPr>
          <w:delText>5.</w:delText>
        </w:r>
        <w:r w:rsidRPr="00CF6C46" w:rsidDel="00DF38A4">
          <w:rPr>
            <w:b/>
            <w:bCs/>
            <w:color w:val="000000" w:themeColor="text1"/>
            <w:highlight w:val="yellow"/>
          </w:rPr>
          <w:tab/>
          <w:delText>.........................</w:delText>
        </w:r>
      </w:del>
    </w:p>
    <w:p w14:paraId="15792633" w14:textId="3CD7B280" w:rsidR="00866F25" w:rsidRPr="00D878C1" w:rsidRDefault="00866F25" w:rsidP="001938C9">
      <w:pPr>
        <w:spacing w:after="0" w:line="240" w:lineRule="auto"/>
        <w:rPr>
          <w:color w:val="000000" w:themeColor="text1"/>
          <w:cs/>
        </w:rPr>
      </w:pPr>
      <w:r w:rsidRPr="00D878C1">
        <w:rPr>
          <w:color w:val="000000" w:themeColor="text1"/>
        </w:rPr>
        <w:br w:type="page"/>
      </w:r>
    </w:p>
    <w:p w14:paraId="70A4BE9D" w14:textId="36889465" w:rsidR="00866F25" w:rsidRPr="00150C62" w:rsidRDefault="00866F25" w:rsidP="00866F25">
      <w:pPr>
        <w:spacing w:after="0" w:line="240" w:lineRule="auto"/>
      </w:pPr>
      <w:r w:rsidRPr="00EB0B51">
        <w:rPr>
          <w:b/>
          <w:bCs/>
          <w:cs/>
        </w:rPr>
        <w:lastRenderedPageBreak/>
        <w:t xml:space="preserve">เอกสารแนบท้ายหมายเลข </w:t>
      </w:r>
      <w:r w:rsidRPr="00150C62">
        <w:rPr>
          <w:b/>
          <w:bCs/>
        </w:rPr>
        <w:t>2</w:t>
      </w:r>
    </w:p>
    <w:p w14:paraId="2BF50CF2" w14:textId="5429BBD7" w:rsidR="00866F25" w:rsidRPr="00150C62" w:rsidRDefault="00814A84" w:rsidP="00814A84">
      <w:pPr>
        <w:spacing w:after="0" w:line="240" w:lineRule="auto"/>
        <w:jc w:val="center"/>
        <w:rPr>
          <w:b/>
          <w:bCs/>
          <w:u w:val="single"/>
        </w:rPr>
      </w:pPr>
      <w:r w:rsidRPr="00EB0B51">
        <w:rPr>
          <w:b/>
          <w:bCs/>
          <w:u w:val="single"/>
          <w:cs/>
        </w:rPr>
        <w:t>หนังสือรับรองคุณสมบัติของผู้เสนองาน</w:t>
      </w:r>
    </w:p>
    <w:p w14:paraId="7D263D81" w14:textId="77777777" w:rsidR="00C05F33" w:rsidRPr="00150C62" w:rsidRDefault="00C05F33" w:rsidP="00471202">
      <w:pPr>
        <w:spacing w:after="0" w:line="240" w:lineRule="auto"/>
        <w:jc w:val="both"/>
      </w:pPr>
    </w:p>
    <w:p w14:paraId="27589149" w14:textId="37559381" w:rsidR="00C05F33" w:rsidRPr="00150C62" w:rsidRDefault="00C05F33" w:rsidP="00471202">
      <w:pPr>
        <w:spacing w:after="0" w:line="240" w:lineRule="auto"/>
        <w:jc w:val="both"/>
      </w:pPr>
      <w:r w:rsidRPr="00EB0B51">
        <w:rPr>
          <w:cs/>
        </w:rPr>
        <w:t>เรียน</w:t>
      </w:r>
      <w:r w:rsidRPr="00150C62">
        <w:tab/>
      </w:r>
      <w:r w:rsidRPr="00EB0B51">
        <w:rPr>
          <w:cs/>
        </w:rPr>
        <w:t>ฝ่าย</w:t>
      </w:r>
      <w:r w:rsidR="000959F8" w:rsidRPr="00CF6C46">
        <w:rPr>
          <w:color w:val="000000" w:themeColor="text1"/>
          <w:highlight w:val="yellow"/>
          <w:cs/>
        </w:rPr>
        <w:t>............................</w:t>
      </w:r>
      <w:r w:rsidRPr="00EB0B51">
        <w:rPr>
          <w:cs/>
        </w:rPr>
        <w:t xml:space="preserve"> ตลาดหลักทรัพย์แห่งประเทศไทย</w:t>
      </w:r>
    </w:p>
    <w:p w14:paraId="0BCA5D23" w14:textId="77777777" w:rsidR="00C05F33" w:rsidRPr="00150C62" w:rsidRDefault="00C05F33" w:rsidP="00330719">
      <w:pPr>
        <w:spacing w:after="0" w:line="240" w:lineRule="auto"/>
        <w:jc w:val="center"/>
      </w:pPr>
    </w:p>
    <w:p w14:paraId="274A6A61" w14:textId="005D8C41" w:rsidR="00C05F33" w:rsidRPr="00EB0B51" w:rsidRDefault="00C05F33" w:rsidP="00330719">
      <w:pPr>
        <w:spacing w:after="0" w:line="240" w:lineRule="auto"/>
        <w:jc w:val="thaiDistribute"/>
        <w:rPr>
          <w:cs/>
        </w:rPr>
      </w:pPr>
      <w:r w:rsidRPr="00EB0B51">
        <w:rPr>
          <w:cs/>
        </w:rPr>
        <w:t xml:space="preserve">ข้าพเจ้า </w:t>
      </w:r>
      <w:r w:rsidRPr="00EB0B51">
        <w:rPr>
          <w:rFonts w:eastAsia="Calibri"/>
          <w:cs/>
        </w:rPr>
        <w:t xml:space="preserve">(ชื่อนิติบุคคล) </w:t>
      </w:r>
      <w:r w:rsidRPr="00150C62">
        <w:rPr>
          <w:rFonts w:eastAsia="Calibri"/>
        </w:rPr>
        <w:t xml:space="preserve">______________________________ </w:t>
      </w:r>
      <w:r w:rsidRPr="00EB0B51">
        <w:rPr>
          <w:rFonts w:eastAsia="Calibri"/>
          <w:cs/>
        </w:rPr>
        <w:t xml:space="preserve">โดย </w:t>
      </w:r>
      <w:r w:rsidRPr="00150C62">
        <w:rPr>
          <w:rFonts w:eastAsia="Calibri"/>
        </w:rPr>
        <w:t xml:space="preserve">___________________________________ </w:t>
      </w:r>
      <w:r w:rsidRPr="00EB0B51">
        <w:rPr>
          <w:rFonts w:eastAsia="Calibri"/>
          <w:cs/>
        </w:rPr>
        <w:t xml:space="preserve">และ </w:t>
      </w:r>
      <w:r w:rsidRPr="00150C62">
        <w:rPr>
          <w:rFonts w:eastAsia="Calibri"/>
        </w:rPr>
        <w:t>___________________________________</w:t>
      </w:r>
      <w:r w:rsidRPr="00EB0B51">
        <w:rPr>
          <w:rFonts w:eastAsia="Calibri"/>
          <w:cs/>
        </w:rPr>
        <w:t xml:space="preserve"> กรรมการผู้มีอำนาจ หรือผู้รับมอบอำนาจ (ตามหลักฐานแนบท้ายหนังสือนี้)</w:t>
      </w:r>
      <w:r w:rsidRPr="00EB0B51">
        <w:rPr>
          <w:cs/>
        </w:rPr>
        <w:t xml:space="preserve"> สำนักงานเลขที่ </w:t>
      </w:r>
      <w:r w:rsidRPr="00150C62">
        <w:rPr>
          <w:rFonts w:eastAsia="Calibri"/>
        </w:rPr>
        <w:t>_________</w:t>
      </w:r>
      <w:r w:rsidRPr="00EB0B51">
        <w:rPr>
          <w:cs/>
        </w:rPr>
        <w:t xml:space="preserve"> ถนน </w:t>
      </w:r>
      <w:r w:rsidRPr="00150C62">
        <w:rPr>
          <w:rFonts w:eastAsia="Calibri"/>
        </w:rPr>
        <w:t>_____________________</w:t>
      </w:r>
      <w:r w:rsidRPr="00EB0B51">
        <w:rPr>
          <w:u w:val="dotted"/>
          <w:cs/>
        </w:rPr>
        <w:t xml:space="preserve"> </w:t>
      </w:r>
      <w:r w:rsidRPr="00EB0B51">
        <w:rPr>
          <w:cs/>
        </w:rPr>
        <w:t xml:space="preserve">แขวง/ตำบล </w:t>
      </w:r>
      <w:r w:rsidRPr="00150C62">
        <w:rPr>
          <w:rFonts w:eastAsia="Calibri"/>
        </w:rPr>
        <w:t>______________________</w:t>
      </w:r>
      <w:r w:rsidRPr="00EB0B51">
        <w:rPr>
          <w:rFonts w:eastAsia="Calibri"/>
          <w:cs/>
        </w:rPr>
        <w:t xml:space="preserve"> </w:t>
      </w:r>
      <w:r w:rsidRPr="00EB0B51">
        <w:rPr>
          <w:cs/>
        </w:rPr>
        <w:t>เขต/อำเภอ</w:t>
      </w:r>
      <w:r w:rsidRPr="00150C62">
        <w:rPr>
          <w:rFonts w:eastAsia="Calibri"/>
        </w:rPr>
        <w:t>___________________</w:t>
      </w:r>
      <w:r w:rsidRPr="00EB0B51">
        <w:rPr>
          <w:cs/>
        </w:rPr>
        <w:t>จังหวัด</w:t>
      </w:r>
      <w:r w:rsidRPr="00150C62">
        <w:rPr>
          <w:rFonts w:eastAsia="Calibri"/>
        </w:rPr>
        <w:t>___________________</w:t>
      </w:r>
      <w:r w:rsidRPr="00EB0B51">
        <w:rPr>
          <w:cs/>
        </w:rPr>
        <w:t>โทรศัพท์</w:t>
      </w:r>
      <w:r w:rsidRPr="00150C62">
        <w:rPr>
          <w:rFonts w:eastAsia="Calibri"/>
        </w:rPr>
        <w:t>___________________</w:t>
      </w:r>
      <w:r w:rsidRPr="00EB0B51">
        <w:rPr>
          <w:cs/>
        </w:rPr>
        <w:t xml:space="preserve">โทรสาร </w:t>
      </w:r>
      <w:r w:rsidRPr="00150C62">
        <w:rPr>
          <w:rFonts w:eastAsia="Calibri"/>
        </w:rPr>
        <w:t>_______</w:t>
      </w:r>
      <w:r w:rsidR="00CF6C46">
        <w:rPr>
          <w:rFonts w:eastAsia="Calibri"/>
        </w:rPr>
        <w:t>____</w:t>
      </w:r>
      <w:r w:rsidRPr="00150C62">
        <w:rPr>
          <w:rFonts w:eastAsia="Calibri"/>
        </w:rPr>
        <w:t>___________</w:t>
      </w:r>
      <w:r w:rsidRPr="00FD2185">
        <w:rPr>
          <w:rFonts w:eastAsia="Calibri"/>
        </w:rPr>
        <w:t>_</w:t>
      </w:r>
      <w:r w:rsidRPr="00EB0B51">
        <w:rPr>
          <w:cs/>
        </w:rPr>
        <w:t>ได้พิจารณาเงื่อนไขต่าง</w:t>
      </w:r>
      <w:r w:rsidR="000E3D71" w:rsidRPr="00EB0B51">
        <w:rPr>
          <w:cs/>
        </w:rPr>
        <w:t xml:space="preserve"> ๆ</w:t>
      </w:r>
      <w:r w:rsidRPr="00EB0B51">
        <w:rPr>
          <w:cs/>
        </w:rPr>
        <w:t xml:space="preserve"> ในข้อกำหนดและขอบเขตของงาน (</w:t>
      </w:r>
      <w:r w:rsidRPr="00FD2185">
        <w:t>Term</w:t>
      </w:r>
      <w:r w:rsidR="00F878E9" w:rsidRPr="00FD2185">
        <w:t>s</w:t>
      </w:r>
      <w:r w:rsidRPr="00FD2185">
        <w:t xml:space="preserve"> of Reference</w:t>
      </w:r>
      <w:r w:rsidRPr="00EB0B51">
        <w:t xml:space="preserve">) </w:t>
      </w:r>
      <w:r w:rsidRPr="00EB0B51">
        <w:rPr>
          <w:cs/>
        </w:rPr>
        <w:t>โครงการ.</w:t>
      </w:r>
      <w:r w:rsidRPr="00D471D9">
        <w:rPr>
          <w:highlight w:val="yellow"/>
          <w:cs/>
        </w:rPr>
        <w:t>...........................</w:t>
      </w:r>
      <w:r w:rsidRPr="00EB0B51">
        <w:rPr>
          <w:cs/>
        </w:rPr>
        <w:t xml:space="preserve"> (“</w:t>
      </w:r>
      <w:r w:rsidRPr="00EB0B51">
        <w:rPr>
          <w:b/>
          <w:bCs/>
          <w:cs/>
        </w:rPr>
        <w:t>ข้อกำหนด</w:t>
      </w:r>
      <w:r w:rsidR="00F878E9" w:rsidRPr="00EB0B51">
        <w:rPr>
          <w:b/>
          <w:bCs/>
          <w:cs/>
        </w:rPr>
        <w:t>และขอบเขตของ</w:t>
      </w:r>
      <w:r w:rsidRPr="00EB0B51">
        <w:rPr>
          <w:b/>
          <w:bCs/>
          <w:cs/>
        </w:rPr>
        <w:t>งาน</w:t>
      </w:r>
      <w:r w:rsidRPr="00EB0B51">
        <w:rPr>
          <w:cs/>
        </w:rPr>
        <w:t>”) โดยตลอดแล้ว และยอมรับเงื่อนไขนั้น รวมทั้งรับรองว่า ข้าพเจ้าเป็นผู้</w:t>
      </w:r>
      <w:r w:rsidR="00FD2185" w:rsidRPr="00EB0B51">
        <w:rPr>
          <w:rFonts w:hint="cs"/>
          <w:cs/>
        </w:rPr>
        <w:t>มี</w:t>
      </w:r>
      <w:r w:rsidRPr="00EB0B51">
        <w:rPr>
          <w:cs/>
        </w:rPr>
        <w:t>คุณสมบัติครบถ้วน</w:t>
      </w:r>
      <w:r w:rsidR="00D92801" w:rsidRPr="00EB0B51">
        <w:rPr>
          <w:cs/>
        </w:rPr>
        <w:t>และ</w:t>
      </w:r>
      <w:r w:rsidR="000A1216" w:rsidRPr="00EB0B51">
        <w:rPr>
          <w:cs/>
        </w:rPr>
        <w:t>ได้</w:t>
      </w:r>
      <w:r w:rsidR="00D92801" w:rsidRPr="00EB0B51">
        <w:rPr>
          <w:cs/>
        </w:rPr>
        <w:t>ปฏิบัติตามหลักเกณฑ์เงื่อนไขการยื่นข้อเสนองาน</w:t>
      </w:r>
      <w:r w:rsidRPr="00EB0B51">
        <w:rPr>
          <w:cs/>
        </w:rPr>
        <w:t>ตามที่กำหนดในข้อกำหนด</w:t>
      </w:r>
      <w:r w:rsidR="008C0075" w:rsidRPr="00EB0B51">
        <w:rPr>
          <w:cs/>
        </w:rPr>
        <w:t>และขอบเขตของงาน</w:t>
      </w:r>
      <w:r w:rsidR="000A1216" w:rsidRPr="00EB0B51">
        <w:rPr>
          <w:cs/>
        </w:rPr>
        <w:t>ทุกประการ รวมถึง</w:t>
      </w:r>
    </w:p>
    <w:p w14:paraId="6CDFC980" w14:textId="7579D160" w:rsidR="00C05F33" w:rsidRPr="00C80DFE" w:rsidRDefault="00C05F33" w:rsidP="00330719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  <w:rPr>
          <w:spacing w:val="8"/>
        </w:rPr>
      </w:pPr>
      <w:r w:rsidRPr="00EB0B51">
        <w:rPr>
          <w:spacing w:val="-2"/>
          <w:cs/>
        </w:rPr>
        <w:t>ข้าพเจ้าขอยื่นเสนอราคา สำหรับงานตามข้อกำหนด</w:t>
      </w:r>
      <w:r w:rsidR="00F878E9" w:rsidRPr="00EB0B51">
        <w:rPr>
          <w:spacing w:val="-2"/>
          <w:cs/>
        </w:rPr>
        <w:t>และขอบเขตของ</w:t>
      </w:r>
      <w:r w:rsidRPr="00EB0B51">
        <w:rPr>
          <w:spacing w:val="-2"/>
          <w:cs/>
        </w:rPr>
        <w:t>งาน รายละเอียดปรากฏตามแบบใบเสนอราค</w:t>
      </w:r>
      <w:r w:rsidRPr="00EB0B51">
        <w:rPr>
          <w:spacing w:val="8"/>
          <w:cs/>
        </w:rPr>
        <w:t>า และเอกสารแนบท้ายนี้</w:t>
      </w:r>
    </w:p>
    <w:p w14:paraId="60423187" w14:textId="585CAF7A" w:rsidR="00C05F33" w:rsidRPr="00150C62" w:rsidRDefault="00C05F33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</w:pPr>
      <w:r w:rsidRPr="00EB0B51">
        <w:rPr>
          <w:cs/>
        </w:rPr>
        <w:t>ข้าพเจ้าตกลงยื</w:t>
      </w:r>
      <w:r w:rsidR="00460658" w:rsidRPr="00EB0B51">
        <w:rPr>
          <w:rFonts w:hint="cs"/>
          <w:cs/>
        </w:rPr>
        <w:t>่</w:t>
      </w:r>
      <w:r w:rsidRPr="00EB0B51">
        <w:rPr>
          <w:cs/>
        </w:rPr>
        <w:t xml:space="preserve">นราคาตามข้อเสนองานนี้ เป็นเวลา </w:t>
      </w:r>
      <w:r w:rsidR="000959F8" w:rsidRPr="00D471D9">
        <w:rPr>
          <w:highlight w:val="yellow"/>
        </w:rPr>
        <w:t>90</w:t>
      </w:r>
      <w:r w:rsidR="002B410C" w:rsidRPr="00D471D9">
        <w:rPr>
          <w:highlight w:val="yellow"/>
        </w:rPr>
        <w:t xml:space="preserve"> (</w:t>
      </w:r>
      <w:r w:rsidR="002B410C" w:rsidRPr="00D471D9">
        <w:rPr>
          <w:highlight w:val="yellow"/>
          <w:cs/>
        </w:rPr>
        <w:t>เก้าสิบ)</w:t>
      </w:r>
      <w:r w:rsidR="002B410C" w:rsidRPr="008D2E53">
        <w:rPr>
          <w:cs/>
        </w:rPr>
        <w:t xml:space="preserve"> วัน</w:t>
      </w:r>
      <w:r w:rsidR="009E1787" w:rsidRPr="008D2E53">
        <w:rPr>
          <w:cs/>
        </w:rPr>
        <w:t xml:space="preserve"> </w:t>
      </w:r>
      <w:r w:rsidR="002B410C" w:rsidRPr="008D2E53">
        <w:rPr>
          <w:cs/>
        </w:rPr>
        <w:t>นับแต่วันที่</w:t>
      </w:r>
      <w:r w:rsidR="002B410C" w:rsidRPr="008D2E53">
        <w:rPr>
          <w:color w:val="000000" w:themeColor="text1"/>
          <w:cs/>
        </w:rPr>
        <w:t>การประกวดราคาแล้วเสร็จหรือการประกวดราคาสิ้นสุดลงไม่ว่าด้วยกรณีใด</w:t>
      </w:r>
      <w:r w:rsidR="009E1787" w:rsidRPr="008D2E53">
        <w:rPr>
          <w:color w:val="000000" w:themeColor="text1"/>
          <w:cs/>
        </w:rPr>
        <w:t xml:space="preserve"> </w:t>
      </w:r>
      <w:r w:rsidR="002B410C" w:rsidRPr="008D2E53">
        <w:rPr>
          <w:color w:val="000000" w:themeColor="text1"/>
          <w:cs/>
        </w:rPr>
        <w:t>ๆ</w:t>
      </w:r>
      <w:r w:rsidR="002B410C" w:rsidRPr="00EB0B51">
        <w:rPr>
          <w:cs/>
        </w:rPr>
        <w:t xml:space="preserve"> </w:t>
      </w:r>
    </w:p>
    <w:p w14:paraId="6672F5F6" w14:textId="7F064C86" w:rsidR="00C05F33" w:rsidRPr="00150C62" w:rsidRDefault="00C05F33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</w:pPr>
      <w:r w:rsidRPr="00EB0B51">
        <w:rPr>
          <w:cs/>
        </w:rPr>
        <w:t>กรณีที่ข้าพเจ้าได้รับการพิจารณาให้เป็นผู้เสนองานที่ได้รับการคัดเลือก และได้รับแจ้งจากตลาดหลักทรัพย์ให้เข้าทำสัญญา หรือเข้ารับทราบและทำความตกลงเกี่ยวกับงาน การปฏิบัติตามสัญญา และ/หรือทำเอกสารอื่นใดแล้ว  ข้าพเจ้าขอรับรองว่าจะดำเนินการทำสัญญาและ/หรือทำความตกลงในเรื่องดังกล่าวตามรูปแบบที่ตลาดหลักทรัพย์</w:t>
      </w:r>
      <w:r w:rsidRPr="00EB0B51">
        <w:rPr>
          <w:spacing w:val="4"/>
          <w:cs/>
        </w:rPr>
        <w:t xml:space="preserve">กำหนดภายใน </w:t>
      </w:r>
      <w:r w:rsidRPr="00EB0B51">
        <w:rPr>
          <w:spacing w:val="4"/>
        </w:rPr>
        <w:t>30 (</w:t>
      </w:r>
      <w:r w:rsidRPr="00EB0B51">
        <w:rPr>
          <w:spacing w:val="4"/>
          <w:cs/>
        </w:rPr>
        <w:t>สามสิบ) วัน นับจากวันที่ได้รับแจ้ง</w:t>
      </w:r>
      <w:r w:rsidR="00C77CDA" w:rsidRPr="00EB0B51">
        <w:rPr>
          <w:spacing w:val="4"/>
          <w:cs/>
        </w:rPr>
        <w:t>หรือภายในระยะเวลาที่ตลาดหลักทรัพย์เห็นสมควร</w:t>
      </w:r>
      <w:r w:rsidRPr="00EB0B51">
        <w:rPr>
          <w:spacing w:val="4"/>
          <w:cs/>
        </w:rPr>
        <w:t xml:space="preserve"> รวมทั้งตก</w:t>
      </w:r>
      <w:r w:rsidRPr="00EB0B51">
        <w:rPr>
          <w:cs/>
        </w:rPr>
        <w:t>ลงจะปฏิบัติตามรายละเอียดและเงื่อนไขที่ระบุไว้ใน</w:t>
      </w:r>
      <w:r w:rsidRPr="00EB0B51">
        <w:rPr>
          <w:spacing w:val="4"/>
          <w:cs/>
        </w:rPr>
        <w:t>ข้อกำหนด</w:t>
      </w:r>
      <w:r w:rsidR="008266F9" w:rsidRPr="00EB0B51">
        <w:rPr>
          <w:cs/>
        </w:rPr>
        <w:t>และขอบเขตของงาน</w:t>
      </w:r>
      <w:r w:rsidRPr="00EB0B51">
        <w:rPr>
          <w:spacing w:val="4"/>
          <w:cs/>
        </w:rPr>
        <w:t>ทุกประการ ตลอดจนปฏิบัติตามรายละเอียดข้อตกลงเกี่ยวกับการปฏิบัติงานที่จะได้ตก</w:t>
      </w:r>
      <w:r w:rsidRPr="00EB0B51">
        <w:rPr>
          <w:cs/>
        </w:rPr>
        <w:t>ลงร่วมกับตลาดหลักทรัพย์</w:t>
      </w:r>
    </w:p>
    <w:p w14:paraId="6352CA1D" w14:textId="3A7872FD" w:rsidR="00C05F33" w:rsidRPr="00150C62" w:rsidRDefault="00C05F33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</w:pPr>
      <w:r w:rsidRPr="00EB0B51">
        <w:rPr>
          <w:cs/>
        </w:rPr>
        <w:t>ข้าพเจ้าขอรับรองว่า</w:t>
      </w:r>
      <w:r w:rsidR="00172443" w:rsidRPr="00EB0B51">
        <w:rPr>
          <w:cs/>
        </w:rPr>
        <w:t>มีการดำเนินธุรกิจที่สอดคล้องกับแนวปฏิบัติที่ระบุไว้ในคู่มือจรรยาบรรณธุรกิจสำหรับคู่ค้า</w:t>
      </w:r>
      <w:r w:rsidR="00172443" w:rsidRPr="00EB0B51">
        <w:rPr>
          <w:spacing w:val="-2"/>
          <w:cs/>
        </w:rPr>
        <w:t>ของตลาดหลักทรัพย์</w:t>
      </w:r>
      <w:r w:rsidR="00172443" w:rsidRPr="00EB0B51">
        <w:rPr>
          <w:cs/>
        </w:rPr>
        <w:t xml:space="preserve"> รวมทั้ง</w:t>
      </w:r>
      <w:r w:rsidRPr="00EB0B51">
        <w:rPr>
          <w:cs/>
        </w:rPr>
        <w:t>ข้อเสนองานนี้เป็นข้อเสนองานที่โปร่งใส ปราศจากการทุจริต</w:t>
      </w:r>
      <w:r w:rsidR="000303C5" w:rsidRPr="00EB0B51">
        <w:rPr>
          <w:cs/>
        </w:rPr>
        <w:t>คอร์รัปชัน</w:t>
      </w:r>
      <w:r w:rsidRPr="00EB0B51">
        <w:rPr>
          <w:cs/>
        </w:rPr>
        <w:t xml:space="preserve"> การฉ้อฉล และการสมรู้ร่วมคิดกัน โดยไม่ชอบด้วยกฎหมายกับบุคคล หรือนิติบุคคลอื่น ไม่ว่าบุคคลดังกล่าวจะได้ยื่นหรือไม่ได้ยื่นข้อเสนองานในคราวเดียวกันนี้ก็ตาม</w:t>
      </w:r>
    </w:p>
    <w:p w14:paraId="7A209C03" w14:textId="09F0DDAE" w:rsidR="00C05F33" w:rsidRPr="00150C62" w:rsidRDefault="00C05F33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</w:pPr>
      <w:r w:rsidRPr="00EB0B51">
        <w:rPr>
          <w:cs/>
        </w:rPr>
        <w:t xml:space="preserve">ข้าพเจ้ารับรองว่าบุคคลที่เป็นกรรมการ หรือผู้บริหาร หรือผู้มีอำนาจในการจัดการ ในกิจการของข้าพเจ้า ไม่มีส่วนได้เสียในนิติบุคคลซึ่งเป็นผู้เสนองานรายอื่น </w:t>
      </w:r>
    </w:p>
    <w:p w14:paraId="500E2B5B" w14:textId="438506EC" w:rsidR="00C05F33" w:rsidRPr="00150C62" w:rsidRDefault="00C05F33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  <w:rPr>
          <w:spacing w:val="-2"/>
        </w:rPr>
      </w:pPr>
      <w:r w:rsidRPr="00EB0B51">
        <w:rPr>
          <w:spacing w:val="-2"/>
          <w:cs/>
        </w:rPr>
        <w:t xml:space="preserve">ข้าพเจ้ารับรองว่าไม่มีบุคคลที่เป็นกรรมการ หรือผู้บริหาร </w:t>
      </w:r>
      <w:r w:rsidR="009F3CB3" w:rsidRPr="00EB0B51">
        <w:rPr>
          <w:cs/>
        </w:rPr>
        <w:t>หรือผู้ถือหุ้นรายใหญ่ หรือผู้มีอำนาจควบคุม</w:t>
      </w:r>
      <w:r w:rsidRPr="00EB0B51">
        <w:rPr>
          <w:spacing w:val="-2"/>
          <w:cs/>
        </w:rPr>
        <w:t>ในกิจการ</w:t>
      </w:r>
      <w:r w:rsidRPr="00EB0B51">
        <w:rPr>
          <w:spacing w:val="6"/>
          <w:cs/>
        </w:rPr>
        <w:t>ของข้าพเจ้ามีประโยชน์ได้เสียเกี่ยวกับกิจการของตลาดหลักทรัพย์ เว้นแต่</w:t>
      </w:r>
      <w:r w:rsidR="009F3CB3" w:rsidRPr="00EB0B51">
        <w:rPr>
          <w:spacing w:val="6"/>
          <w:cs/>
        </w:rPr>
        <w:t>ข้าพเจ้า</w:t>
      </w:r>
      <w:r w:rsidRPr="00EB0B51">
        <w:rPr>
          <w:spacing w:val="6"/>
          <w:cs/>
        </w:rPr>
        <w:t>จะได้ชี้แจงรายละเอียดให้ตลาด</w:t>
      </w:r>
      <w:r w:rsidRPr="00EB0B51">
        <w:rPr>
          <w:spacing w:val="-2"/>
          <w:cs/>
        </w:rPr>
        <w:t>หลักทรัพย์ทราบเป็นลายลักษณ์อักษรมาพร้อมกันแล้ว และ (หากมี) ข้าพเจ้ารับรองว่าเอกสารชี้แจงรายละเอียด</w:t>
      </w:r>
      <w:r w:rsidRPr="00EB0B51">
        <w:rPr>
          <w:spacing w:val="2"/>
          <w:cs/>
        </w:rPr>
        <w:t>ความสัมพันธ์และส่วนได้เสียของบุคคลดังกล่าวกับกิจการของตลาดหลักทรัพย์ตามเอกสารแนบท้ายนี้เป็นความจริงทุก</w:t>
      </w:r>
      <w:r w:rsidRPr="00EB0B51">
        <w:rPr>
          <w:spacing w:val="-2"/>
          <w:cs/>
        </w:rPr>
        <w:t xml:space="preserve">ประการ </w:t>
      </w:r>
    </w:p>
    <w:p w14:paraId="6E2C151E" w14:textId="2A681BDC" w:rsidR="00066B8E" w:rsidRPr="00150C62" w:rsidRDefault="00067AA1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  <w:rPr>
          <w:spacing w:val="-2"/>
        </w:rPr>
      </w:pPr>
      <w:r w:rsidRPr="00EB0B51">
        <w:rPr>
          <w:cs/>
        </w:rPr>
        <w:t xml:space="preserve">ข้าพเจ้ารับรองว่า </w:t>
      </w:r>
      <w:r w:rsidR="00C77CDA" w:rsidRPr="00EB0B51">
        <w:rPr>
          <w:spacing w:val="4"/>
          <w:cs/>
        </w:rPr>
        <w:t>ข้อเสนองาน</w:t>
      </w:r>
      <w:r w:rsidR="00D42B85" w:rsidRPr="00EB0B51">
        <w:rPr>
          <w:spacing w:val="4"/>
          <w:cs/>
        </w:rPr>
        <w:t>ด้านคุณสมบัติและเทคนิค</w:t>
      </w:r>
      <w:r w:rsidR="00C77CDA" w:rsidRPr="00EB0B51">
        <w:rPr>
          <w:spacing w:val="4"/>
          <w:cs/>
        </w:rPr>
        <w:t xml:space="preserve">ตามข้อกำหนดและขอบเขตของงานนี้ </w:t>
      </w:r>
      <w:r w:rsidR="00066B8E" w:rsidRPr="00EB0B51">
        <w:rPr>
          <w:spacing w:val="4"/>
          <w:cs/>
        </w:rPr>
        <w:t>ไม่มี</w:t>
      </w:r>
      <w:r w:rsidR="00066B8E" w:rsidRPr="00EB0B51">
        <w:rPr>
          <w:cs/>
        </w:rPr>
        <w:t>หลักฐานด้านราคาใน</w:t>
      </w:r>
      <w:r w:rsidR="00564A59" w:rsidRPr="00EB0B51">
        <w:rPr>
          <w:cs/>
        </w:rPr>
        <w:t>ข้อมูล</w:t>
      </w:r>
      <w:r w:rsidR="00066B8E" w:rsidRPr="00EB0B51">
        <w:rPr>
          <w:cs/>
        </w:rPr>
        <w:t>ดังกล่าว และข้าพเจ้ายอมรับความถูกต้องครบถ้วนของข้อมูลที่นำส่ง</w:t>
      </w:r>
      <w:r w:rsidR="00460658" w:rsidRPr="00EB0B51">
        <w:rPr>
          <w:rFonts w:hint="cs"/>
          <w:cs/>
        </w:rPr>
        <w:t>ทุกประการ</w:t>
      </w:r>
      <w:r w:rsidR="00066B8E" w:rsidRPr="00EB0B51">
        <w:rPr>
          <w:cs/>
        </w:rPr>
        <w:t xml:space="preserve"> แม้ไม่ปรากฏลายมือชื่อของข้าพเจ้าหรือผู้รับมอบอำนาจในข้อมูลดังกล่าวก็ตาม </w:t>
      </w:r>
    </w:p>
    <w:p w14:paraId="0C48FCB5" w14:textId="0ED3189D" w:rsidR="00172443" w:rsidRPr="00150C62" w:rsidRDefault="00172443" w:rsidP="0017244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  <w:rPr>
          <w:spacing w:val="-2"/>
        </w:rPr>
      </w:pPr>
      <w:r w:rsidRPr="00EB0B51">
        <w:rPr>
          <w:spacing w:val="-2"/>
          <w:cs/>
        </w:rPr>
        <w:t>ข้าพเจ้ารับรองว่าได้ปฏิบัติตามกฎหมายที่เกี่ยวข้องและใช้บังคับ ซึ่งรวมถึงกฎหมายว่าด้วยการคุ้มครองข้อมูลส่วนบุคคลอย่างเคร่งครัด นอกจากนี้ ยังได้ดำเนินการใด ๆ ที่จำเป็นตามที่กฎหมายว่าด้วยการคุ้มครองข้อมูลส่วนบุคคล</w:t>
      </w:r>
      <w:r w:rsidRPr="00EB0B51">
        <w:rPr>
          <w:spacing w:val="-2"/>
          <w:cs/>
        </w:rPr>
        <w:lastRenderedPageBreak/>
        <w:t>กำหนดซึ่งรวมถึงการดำเนินการให้เจ้าของข้อมูลส่วนบุคคลได้รับทราบคำประกาศเกี่ยวกับความเป็นส่วนตัวของกลุ่มตลาดหลักทรัพย์อย่างครบถ้วนเรียบร้อยแล้ว</w:t>
      </w:r>
    </w:p>
    <w:p w14:paraId="4AA21D19" w14:textId="77777777" w:rsidR="00C05F33" w:rsidRPr="00150C62" w:rsidRDefault="00C05F33" w:rsidP="00471202">
      <w:pPr>
        <w:tabs>
          <w:tab w:val="left" w:pos="993"/>
        </w:tabs>
        <w:spacing w:after="0" w:line="240" w:lineRule="auto"/>
        <w:ind w:firstLine="561"/>
      </w:pPr>
    </w:p>
    <w:p w14:paraId="48431628" w14:textId="77777777" w:rsidR="00C05F33" w:rsidRPr="00150C62" w:rsidRDefault="00C05F33" w:rsidP="00C05F33">
      <w:pPr>
        <w:spacing w:after="0"/>
        <w:ind w:firstLine="720"/>
      </w:pPr>
      <w:r w:rsidRPr="00EB0B51">
        <w:rPr>
          <w:cs/>
        </w:rPr>
        <w:t xml:space="preserve">ยื่นข้อเสนองาน มา ณ วันที่ </w:t>
      </w:r>
      <w:r w:rsidRPr="00150C62">
        <w:rPr>
          <w:rFonts w:eastAsia="Calibri"/>
        </w:rPr>
        <w:t>______</w:t>
      </w:r>
      <w:r w:rsidRPr="00EB0B51">
        <w:rPr>
          <w:cs/>
        </w:rPr>
        <w:t xml:space="preserve"> เดือน </w:t>
      </w:r>
      <w:r w:rsidRPr="00150C62">
        <w:rPr>
          <w:rFonts w:eastAsia="Calibri"/>
        </w:rPr>
        <w:t>____________</w:t>
      </w:r>
      <w:r w:rsidRPr="00EB0B51">
        <w:rPr>
          <w:cs/>
        </w:rPr>
        <w:t xml:space="preserve"> พ.ศ.</w:t>
      </w:r>
      <w:r w:rsidRPr="00150C62">
        <w:rPr>
          <w:rFonts w:eastAsia="Calibri"/>
        </w:rPr>
        <w:t>______</w:t>
      </w:r>
    </w:p>
    <w:p w14:paraId="6C7A7A56" w14:textId="77777777" w:rsidR="00C05F33" w:rsidRPr="00150C62" w:rsidRDefault="00C05F33" w:rsidP="00C05F33">
      <w:pPr>
        <w:tabs>
          <w:tab w:val="center" w:pos="6120"/>
        </w:tabs>
        <w:spacing w:after="0"/>
      </w:pPr>
      <w:r w:rsidRPr="00EB0B51">
        <w:tab/>
      </w:r>
      <w:r w:rsidRPr="00EB0B51">
        <w:rPr>
          <w:cs/>
        </w:rPr>
        <w:t xml:space="preserve">   ลงนาม </w:t>
      </w:r>
      <w:r w:rsidRPr="00150C62">
        <w:rPr>
          <w:rFonts w:eastAsia="Calibri"/>
        </w:rPr>
        <w:t>_________________________________</w:t>
      </w:r>
    </w:p>
    <w:p w14:paraId="31B41560" w14:textId="3DCC49CB" w:rsidR="00C05F33" w:rsidRPr="00150C62" w:rsidRDefault="00C05F33" w:rsidP="00C05F33">
      <w:pPr>
        <w:tabs>
          <w:tab w:val="center" w:pos="6120"/>
        </w:tabs>
        <w:spacing w:after="0"/>
      </w:pPr>
      <w:r w:rsidRPr="00EB0B51">
        <w:t xml:space="preserve"> </w:t>
      </w:r>
      <w:r w:rsidRPr="00150C62">
        <w:tab/>
      </w:r>
      <w:r w:rsidRPr="00EB0B51">
        <w:t xml:space="preserve">           (                                              )</w:t>
      </w:r>
    </w:p>
    <w:p w14:paraId="72FE6585" w14:textId="6D39D9CE" w:rsidR="00866F25" w:rsidRPr="00150C62" w:rsidRDefault="0017657E" w:rsidP="00C05F33">
      <w:pPr>
        <w:ind w:left="4320"/>
      </w:pPr>
      <w:r w:rsidRPr="0055440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F840D" wp14:editId="4433700E">
                <wp:simplePos x="0" y="0"/>
                <wp:positionH relativeFrom="column">
                  <wp:posOffset>2606288</wp:posOffset>
                </wp:positionH>
                <wp:positionV relativeFrom="paragraph">
                  <wp:posOffset>240362</wp:posOffset>
                </wp:positionV>
                <wp:extent cx="2595282" cy="376517"/>
                <wp:effectExtent l="0" t="0" r="0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282" cy="376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C2091" w14:textId="0F0F7870" w:rsidR="001E6CF8" w:rsidRPr="00EB0B51" w:rsidRDefault="001E6CF8" w:rsidP="0017657E">
                            <w:pPr>
                              <w:jc w:val="center"/>
                              <w:rPr>
                                <w:cs/>
                              </w:rPr>
                            </w:pPr>
                            <w:r w:rsidRPr="00EB0B51">
                              <w:rPr>
                                <w:rFonts w:hint="cs"/>
                                <w:cs/>
                              </w:rPr>
                              <w:t xml:space="preserve">ประทับตราบริษัท </w:t>
                            </w:r>
                            <w:r w:rsidRPr="00395B22">
                              <w:rPr>
                                <w:rFonts w:eastAsia="Angsana New"/>
                              </w:rPr>
                              <w:t>(</w:t>
                            </w:r>
                            <w:r w:rsidRPr="00EB0B51">
                              <w:rPr>
                                <w:rFonts w:eastAsia="Angsana New"/>
                                <w:cs/>
                              </w:rPr>
                              <w:t>ถ้ามี</w:t>
                            </w:r>
                            <w:r w:rsidRPr="00395B22">
                              <w:rPr>
                                <w:rFonts w:eastAsia="Angsana New"/>
                              </w:rPr>
                              <w:t xml:space="preserve"> – </w:t>
                            </w:r>
                            <w:r w:rsidRPr="00EB0B51">
                              <w:rPr>
                                <w:rFonts w:eastAsia="Angsana New"/>
                                <w:cs/>
                              </w:rPr>
                              <w:t>ให้ประทับตราทุกหน้า</w:t>
                            </w:r>
                            <w:r w:rsidRPr="00EB0B51">
                              <w:rPr>
                                <w:rFonts w:eastAsia="Angsana New" w:hint="cs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F84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5.2pt;margin-top:18.95pt;width:204.35pt;height:2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" fillcolor="white [3201]" stroked="f" strokeweight=".5pt">
                <v:textbox>
                  <w:txbxContent>
                    <w:p w14:paraId="394C2091" w14:textId="0F0F7870" w:rsidR="001E6CF8" w:rsidRPr="00EB0B51" w:rsidRDefault="001E6CF8" w:rsidP="0017657E">
                      <w:pPr>
                        <w:jc w:val="center"/>
                        <w:rPr>
                          <w:cs/>
                        </w:rPr>
                      </w:pPr>
                      <w:r w:rsidRPr="00EB0B51">
                        <w:rPr>
                          <w:rFonts w:hint="cs"/>
                          <w:cs/>
                        </w:rPr>
                        <w:t xml:space="preserve">ประทับตราบริษัท </w:t>
                      </w:r>
                      <w:r w:rsidRPr="00395B22">
                        <w:rPr>
                          <w:rFonts w:eastAsia="Angsana New"/>
                        </w:rPr>
                        <w:t>(</w:t>
                      </w:r>
                      <w:r w:rsidRPr="00EB0B51">
                        <w:rPr>
                          <w:rFonts w:eastAsia="Angsana New"/>
                          <w:cs/>
                        </w:rPr>
                        <w:t>ถ้ามี</w:t>
                      </w:r>
                      <w:r w:rsidRPr="00395B22">
                        <w:rPr>
                          <w:rFonts w:eastAsia="Angsana New"/>
                        </w:rPr>
                        <w:t xml:space="preserve"> – </w:t>
                      </w:r>
                      <w:r w:rsidRPr="00EB0B51">
                        <w:rPr>
                          <w:rFonts w:eastAsia="Angsana New"/>
                          <w:cs/>
                        </w:rPr>
                        <w:t>ให้ประทับตราทุกหน้า</w:t>
                      </w:r>
                      <w:r w:rsidRPr="00EB0B51">
                        <w:rPr>
                          <w:rFonts w:eastAsia="Angsana New" w:hint="cs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05F33" w:rsidRPr="00EB0B51">
        <w:rPr>
          <w:cs/>
        </w:rPr>
        <w:t xml:space="preserve">ตำแหน่ง           </w:t>
      </w:r>
    </w:p>
    <w:p w14:paraId="4FDACD9F" w14:textId="46F62D6F" w:rsidR="00866F25" w:rsidRPr="00150C62" w:rsidRDefault="00EA016A" w:rsidP="00C05F33">
      <w:pPr>
        <w:rPr>
          <w:b/>
          <w:bCs/>
        </w:rPr>
      </w:pPr>
      <w:r w:rsidRPr="00EB0B51">
        <w:rPr>
          <w:b/>
          <w:bCs/>
          <w:cs/>
        </w:rPr>
        <w:br w:type="page"/>
      </w:r>
      <w:r w:rsidR="00866F25" w:rsidRPr="00EB0B51">
        <w:rPr>
          <w:b/>
          <w:bCs/>
          <w:cs/>
        </w:rPr>
        <w:lastRenderedPageBreak/>
        <w:t xml:space="preserve">เอกสารแนบท้ายหมายเลข </w:t>
      </w:r>
      <w:r w:rsidR="00866F25" w:rsidRPr="00150C62">
        <w:rPr>
          <w:b/>
          <w:bCs/>
        </w:rPr>
        <w:t>3</w:t>
      </w:r>
    </w:p>
    <w:p w14:paraId="5AB9078D" w14:textId="77777777" w:rsidR="00866F25" w:rsidRPr="00150C62" w:rsidRDefault="00866F25" w:rsidP="00C05F33">
      <w:pPr>
        <w:tabs>
          <w:tab w:val="center" w:pos="4678"/>
        </w:tabs>
        <w:spacing w:after="0"/>
        <w:jc w:val="center"/>
        <w:rPr>
          <w:b/>
          <w:bCs/>
        </w:rPr>
      </w:pPr>
      <w:r w:rsidRPr="00EB0B51">
        <w:rPr>
          <w:b/>
          <w:bCs/>
          <w:cs/>
        </w:rPr>
        <w:t>แบบใบเสนอราคา</w:t>
      </w:r>
    </w:p>
    <w:p w14:paraId="07638F6E" w14:textId="77777777" w:rsidR="00866F25" w:rsidRPr="00150C62" w:rsidRDefault="00866F25" w:rsidP="00AD46EB">
      <w:pPr>
        <w:spacing w:after="0" w:line="20" w:lineRule="atLeast"/>
      </w:pPr>
    </w:p>
    <w:p w14:paraId="4B4453C5" w14:textId="37A678F4" w:rsidR="00866F25" w:rsidRPr="00150C62" w:rsidRDefault="00866F25" w:rsidP="00AD46EB">
      <w:pPr>
        <w:spacing w:after="0" w:line="20" w:lineRule="atLeast"/>
      </w:pPr>
      <w:r w:rsidRPr="00EB0B51">
        <w:rPr>
          <w:cs/>
        </w:rPr>
        <w:t>เรียน ฝ่าย</w:t>
      </w:r>
      <w:r w:rsidR="000959F8" w:rsidRPr="00D84967">
        <w:rPr>
          <w:color w:val="000000" w:themeColor="text1"/>
          <w:highlight w:val="yellow"/>
          <w:cs/>
        </w:rPr>
        <w:t>............................</w:t>
      </w:r>
      <w:r w:rsidRPr="00EB0B51">
        <w:rPr>
          <w:cs/>
        </w:rPr>
        <w:t xml:space="preserve"> ตลาดหลักทรัพย์แห่งประเทศไทย</w:t>
      </w:r>
    </w:p>
    <w:p w14:paraId="174E8343" w14:textId="77777777" w:rsidR="00866F25" w:rsidRPr="00150C62" w:rsidRDefault="00866F25" w:rsidP="00AD46EB">
      <w:pPr>
        <w:spacing w:after="0" w:line="240" w:lineRule="auto"/>
      </w:pPr>
    </w:p>
    <w:p w14:paraId="3A0E5AE3" w14:textId="75D80B16" w:rsidR="00866F25" w:rsidRPr="00150C62" w:rsidRDefault="00866F25" w:rsidP="00AD46EB">
      <w:pPr>
        <w:spacing w:after="120" w:line="240" w:lineRule="auto"/>
        <w:ind w:firstLine="567"/>
        <w:jc w:val="thaiDistribute"/>
      </w:pPr>
      <w:r w:rsidRPr="00150C62">
        <w:rPr>
          <w:cs/>
        </w:rPr>
        <w:t>ข้าพเจ้า</w:t>
      </w:r>
      <w:r w:rsidR="0021494B">
        <w:rPr>
          <w:rFonts w:hint="cs"/>
          <w:cs/>
        </w:rPr>
        <w:t xml:space="preserve"> </w:t>
      </w:r>
      <w:r w:rsidR="0021494B">
        <w:t>[</w:t>
      </w:r>
      <w:r w:rsidR="004700B3" w:rsidRPr="00D84967">
        <w:rPr>
          <w:rFonts w:hint="cs"/>
          <w:highlight w:val="yellow"/>
          <w:cs/>
        </w:rPr>
        <w:t>โปรดระบุ</w:t>
      </w:r>
      <w:r w:rsidR="0021494B" w:rsidRPr="00D84967">
        <w:rPr>
          <w:rFonts w:hint="cs"/>
          <w:highlight w:val="yellow"/>
          <w:cs/>
        </w:rPr>
        <w:t>ชื่อผู้เสนองาน</w:t>
      </w:r>
      <w:r w:rsidR="0021494B">
        <w:t xml:space="preserve">] </w:t>
      </w:r>
      <w:r w:rsidRPr="00150C62">
        <w:rPr>
          <w:cs/>
        </w:rPr>
        <w:t>ขอเสนอรายการพัสดุ อุปกรณ์ รวมทั้งบริการ ซึ่งกำหนดไว้ใน</w:t>
      </w:r>
      <w:r w:rsidR="009E1787" w:rsidRPr="00150C62">
        <w:rPr>
          <w:cs/>
        </w:rPr>
        <w:t>ข้อกำหนดและขอบเขตของงาน</w:t>
      </w:r>
      <w:r w:rsidRPr="00150C62">
        <w:rPr>
          <w:cs/>
        </w:rPr>
        <w:t xml:space="preserve"> ดังต่อไปนี้</w:t>
      </w:r>
    </w:p>
    <w:tbl>
      <w:tblPr>
        <w:tblW w:w="8902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32"/>
        <w:gridCol w:w="4615"/>
        <w:gridCol w:w="785"/>
        <w:gridCol w:w="1620"/>
        <w:gridCol w:w="1350"/>
      </w:tblGrid>
      <w:tr w:rsidR="00866F25" w:rsidRPr="00150C62" w14:paraId="0A48ED3F" w14:textId="77777777" w:rsidTr="00EA016A">
        <w:trPr>
          <w:trHeight w:val="107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C17D1F" w14:textId="77777777" w:rsidR="00866F25" w:rsidRPr="00150C62" w:rsidRDefault="00866F25" w:rsidP="00C05F33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  <w:cs/>
              </w:rPr>
            </w:pPr>
            <w:r w:rsidRPr="00150C62">
              <w:rPr>
                <w:b/>
                <w:bCs/>
                <w:color w:val="000000"/>
                <w:sz w:val="24"/>
                <w:szCs w:val="24"/>
              </w:rPr>
              <w:t>No</w:t>
            </w:r>
            <w:r w:rsidRPr="00EB0B51"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0E9F31E" w14:textId="77777777" w:rsidR="00866F25" w:rsidRPr="00150C62" w:rsidRDefault="00866F25" w:rsidP="00C05F33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B0B51">
              <w:rPr>
                <w:b/>
                <w:bCs/>
                <w:color w:val="000000"/>
                <w:sz w:val="24"/>
                <w:szCs w:val="24"/>
                <w:cs/>
              </w:rPr>
              <w:t>รายการ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A208C1B" w14:textId="77777777" w:rsidR="00866F25" w:rsidRPr="00150C62" w:rsidRDefault="00866F25" w:rsidP="00C05F33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B0B51">
              <w:rPr>
                <w:b/>
                <w:bCs/>
                <w:color w:val="000000"/>
                <w:sz w:val="24"/>
                <w:szCs w:val="24"/>
                <w:cs/>
              </w:rPr>
              <w:t>จำนวน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DABC936" w14:textId="77777777" w:rsidR="00866F25" w:rsidRPr="00150C62" w:rsidRDefault="00866F25" w:rsidP="00C05F33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50C62">
              <w:rPr>
                <w:b/>
                <w:bCs/>
                <w:color w:val="000000"/>
                <w:sz w:val="24"/>
                <w:szCs w:val="24"/>
              </w:rPr>
              <w:t>Unit Price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25321EA" w14:textId="77777777" w:rsidR="00866F25" w:rsidRPr="00EB0B51" w:rsidRDefault="00866F25" w:rsidP="00C05F33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  <w:cs/>
              </w:rPr>
            </w:pPr>
            <w:r w:rsidRPr="00150C62">
              <w:rPr>
                <w:b/>
                <w:bCs/>
                <w:color w:val="000000"/>
                <w:sz w:val="24"/>
                <w:szCs w:val="24"/>
              </w:rPr>
              <w:t>Total</w:t>
            </w:r>
          </w:p>
        </w:tc>
      </w:tr>
      <w:tr w:rsidR="00866F25" w:rsidRPr="00150C62" w14:paraId="66E507B5" w14:textId="77777777" w:rsidTr="00EA016A">
        <w:trPr>
          <w:trHeight w:val="175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23832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F29361" w14:textId="77777777" w:rsidR="00866F25" w:rsidRPr="00150C62" w:rsidRDefault="00866F25" w:rsidP="00866F25">
            <w:pPr>
              <w:spacing w:after="0"/>
              <w:rPr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CD970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E786C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5EC629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66F25" w:rsidRPr="00150C62" w14:paraId="6C193DAB" w14:textId="77777777" w:rsidTr="00EA016A">
        <w:trPr>
          <w:trHeight w:val="211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8B7C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A500FF" w14:textId="77777777" w:rsidR="00866F25" w:rsidRPr="00150C62" w:rsidRDefault="00866F25" w:rsidP="00866F25">
            <w:pPr>
              <w:spacing w:after="0"/>
              <w:rPr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EE4F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4F8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E8FC06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66F25" w:rsidRPr="00150C62" w14:paraId="3A940A36" w14:textId="77777777" w:rsidTr="00EA016A">
        <w:trPr>
          <w:trHeight w:val="211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B642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DFB7DA" w14:textId="77777777" w:rsidR="00866F25" w:rsidRPr="00EB0B51" w:rsidRDefault="00866F25" w:rsidP="00866F25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  <w:cs/>
              </w:rPr>
            </w:pPr>
            <w:r w:rsidRPr="00EB0B51">
              <w:rPr>
                <w:b/>
                <w:bCs/>
                <w:color w:val="000000"/>
                <w:sz w:val="24"/>
                <w:szCs w:val="24"/>
                <w:cs/>
              </w:rPr>
              <w:t>รวม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CF0AC" w14:textId="77777777" w:rsidR="00866F25" w:rsidRPr="00150C62" w:rsidRDefault="00866F25" w:rsidP="00866F25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9E574" w14:textId="77777777" w:rsidR="00866F25" w:rsidRPr="00150C62" w:rsidRDefault="00866F25" w:rsidP="00866F25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746D5C" w14:textId="77777777" w:rsidR="00866F25" w:rsidRPr="00150C62" w:rsidRDefault="00866F25" w:rsidP="00866F25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C587E66" w14:textId="3F97BE07" w:rsidR="00866F25" w:rsidRPr="00150C62" w:rsidRDefault="00866F25" w:rsidP="00AD46EB">
      <w:pPr>
        <w:pStyle w:val="ListParagraph"/>
        <w:spacing w:before="120" w:after="0" w:line="240" w:lineRule="auto"/>
        <w:ind w:left="0" w:firstLine="567"/>
        <w:jc w:val="thaiDistribute"/>
      </w:pPr>
      <w:r w:rsidRPr="00535A99">
        <w:rPr>
          <w:spacing w:val="8"/>
          <w:cs/>
        </w:rPr>
        <w:t>ซึ่งเป็นราคาที่</w:t>
      </w:r>
      <w:r w:rsidRPr="00535A99">
        <w:rPr>
          <w:rStyle w:val="PageNumber"/>
          <w:spacing w:val="8"/>
          <w:cs/>
        </w:rPr>
        <w:t>รวมค่าใช้จ่ายใด</w:t>
      </w:r>
      <w:r w:rsidR="0017657E" w:rsidRPr="00535A99">
        <w:rPr>
          <w:rStyle w:val="PageNumber"/>
          <w:spacing w:val="8"/>
          <w:cs/>
        </w:rPr>
        <w:t xml:space="preserve"> </w:t>
      </w:r>
      <w:r w:rsidR="000E3D71" w:rsidRPr="00535A99">
        <w:rPr>
          <w:rStyle w:val="PageNumber"/>
          <w:spacing w:val="8"/>
          <w:cs/>
        </w:rPr>
        <w:t>ๆ</w:t>
      </w:r>
      <w:r w:rsidRPr="00535A99">
        <w:rPr>
          <w:rStyle w:val="PageNumber"/>
          <w:spacing w:val="8"/>
          <w:cs/>
        </w:rPr>
        <w:t xml:space="preserve"> ทั้งหมดที่เกี่ยวข้องกับการปฏิบัติงานแล้ว แต่</w:t>
      </w:r>
      <w:r w:rsidRPr="00535A99">
        <w:rPr>
          <w:spacing w:val="8"/>
          <w:u w:val="single"/>
          <w:cs/>
        </w:rPr>
        <w:t>ไม่รวม</w:t>
      </w:r>
      <w:r w:rsidRPr="00535A99">
        <w:rPr>
          <w:rStyle w:val="PageNumber"/>
          <w:spacing w:val="8"/>
          <w:cs/>
        </w:rPr>
        <w:t>ค่าอากรแสตมป์ซึ่ง</w:t>
      </w:r>
      <w:r w:rsidRPr="00535A99">
        <w:rPr>
          <w:spacing w:val="8"/>
          <w:cs/>
        </w:rPr>
        <w:t>ผู้เสนอ</w:t>
      </w:r>
      <w:r w:rsidRPr="00535A99">
        <w:rPr>
          <w:spacing w:val="-2"/>
          <w:cs/>
        </w:rPr>
        <w:t>งาน</w:t>
      </w:r>
      <w:r w:rsidRPr="00EB0B51">
        <w:rPr>
          <w:rStyle w:val="PageNumber"/>
          <w:cs/>
        </w:rPr>
        <w:t>ตกลงเป็นผู้รับผิดชอบตามอัตราที่กฎหมายกำหนด และ</w:t>
      </w:r>
      <w:r w:rsidRPr="00EB0B51">
        <w:rPr>
          <w:cs/>
        </w:rPr>
        <w:t>ภาษีมูลค่าเพิ่ม</w:t>
      </w:r>
    </w:p>
    <w:p w14:paraId="49F60584" w14:textId="77777777" w:rsidR="00866F25" w:rsidRPr="00150C62" w:rsidRDefault="00866F25" w:rsidP="009E1787">
      <w:pPr>
        <w:pStyle w:val="ListParagraph"/>
        <w:spacing w:after="0" w:line="240" w:lineRule="auto"/>
        <w:ind w:left="851"/>
      </w:pPr>
    </w:p>
    <w:p w14:paraId="7E3E7975" w14:textId="6460A8EE" w:rsidR="00866F25" w:rsidRPr="00150C62" w:rsidRDefault="00866F25" w:rsidP="00866F25">
      <w:pPr>
        <w:pStyle w:val="ListParagraph"/>
        <w:numPr>
          <w:ilvl w:val="0"/>
          <w:numId w:val="29"/>
        </w:numPr>
        <w:spacing w:after="0" w:line="240" w:lineRule="auto"/>
        <w:ind w:left="426" w:hanging="284"/>
        <w:jc w:val="thaiDistribute"/>
      </w:pPr>
      <w:r w:rsidRPr="00EB0B51">
        <w:rPr>
          <w:cs/>
        </w:rPr>
        <w:t xml:space="preserve">คำเสนอนี้จะยืนราคาอยู่เป็นระยะเวลา </w:t>
      </w:r>
      <w:r w:rsidR="00B45565" w:rsidRPr="00D471D9">
        <w:rPr>
          <w:highlight w:val="yellow"/>
        </w:rPr>
        <w:t>90</w:t>
      </w:r>
      <w:r w:rsidR="00975C7D" w:rsidRPr="00D471D9">
        <w:rPr>
          <w:highlight w:val="yellow"/>
        </w:rPr>
        <w:t xml:space="preserve"> (</w:t>
      </w:r>
      <w:r w:rsidR="00975C7D" w:rsidRPr="00D471D9">
        <w:rPr>
          <w:highlight w:val="yellow"/>
          <w:cs/>
        </w:rPr>
        <w:t>เก้าสิบ)</w:t>
      </w:r>
      <w:r w:rsidR="00975C7D" w:rsidRPr="008D2E53">
        <w:rPr>
          <w:cs/>
        </w:rPr>
        <w:t xml:space="preserve"> วัน</w:t>
      </w:r>
      <w:r w:rsidR="009E1787" w:rsidRPr="008D2E53">
        <w:rPr>
          <w:cs/>
        </w:rPr>
        <w:t xml:space="preserve"> </w:t>
      </w:r>
      <w:r w:rsidR="00975C7D" w:rsidRPr="008D2E53">
        <w:rPr>
          <w:cs/>
        </w:rPr>
        <w:t>นับแต่วั</w:t>
      </w:r>
      <w:r w:rsidR="00975C7D" w:rsidRPr="008D2E53">
        <w:rPr>
          <w:spacing w:val="2"/>
          <w:cs/>
        </w:rPr>
        <w:t>นที่</w:t>
      </w:r>
      <w:r w:rsidR="00975C7D" w:rsidRPr="008D2E53">
        <w:rPr>
          <w:color w:val="000000" w:themeColor="text1"/>
          <w:spacing w:val="2"/>
          <w:cs/>
        </w:rPr>
        <w:t>การประกวดราคาแล้วเสร็จหรือการประกวดราคาสิ้นสุดลงไม่ว่าด้วยกรณีใด</w:t>
      </w:r>
      <w:r w:rsidR="000E3D71" w:rsidRPr="008D2E53">
        <w:rPr>
          <w:color w:val="000000" w:themeColor="text1"/>
          <w:spacing w:val="2"/>
          <w:cs/>
        </w:rPr>
        <w:t xml:space="preserve"> ๆ</w:t>
      </w:r>
      <w:r w:rsidR="00975C7D" w:rsidRPr="00D471D9">
        <w:rPr>
          <w:spacing w:val="2"/>
          <w:cs/>
        </w:rPr>
        <w:t xml:space="preserve"> </w:t>
      </w:r>
      <w:r w:rsidRPr="00D471D9">
        <w:rPr>
          <w:spacing w:val="2"/>
          <w:cs/>
        </w:rPr>
        <w:t>และตลาดหลักทรัพย์อาจรับคำ</w:t>
      </w:r>
      <w:r w:rsidRPr="00EB0B51">
        <w:rPr>
          <w:spacing w:val="4"/>
          <w:cs/>
        </w:rPr>
        <w:t>เสนอนี้ ณ เวลาใดก็ได้ก่อนที่จะครบกำหนด</w:t>
      </w:r>
      <w:r w:rsidRPr="004700B3">
        <w:rPr>
          <w:spacing w:val="-2"/>
          <w:cs/>
        </w:rPr>
        <w:t>ระยะเวลาดังกล่าว และ/หรือในระยะเวลาที่ได้ยืดออกไปตามที่ตลาดหลักทรัพย์เห็นสมควรและได้แจ้งให้ผู้เสนองาน</w:t>
      </w:r>
      <w:r w:rsidRPr="00EB0B51">
        <w:rPr>
          <w:cs/>
        </w:rPr>
        <w:t>รับทราบแล้ว</w:t>
      </w:r>
    </w:p>
    <w:p w14:paraId="3DC67BE9" w14:textId="1AE16064" w:rsidR="00866F25" w:rsidRPr="00150C62" w:rsidRDefault="00866F25" w:rsidP="00866F25">
      <w:pPr>
        <w:pStyle w:val="ListParagraph"/>
        <w:numPr>
          <w:ilvl w:val="0"/>
          <w:numId w:val="29"/>
        </w:numPr>
        <w:spacing w:after="0" w:line="240" w:lineRule="auto"/>
        <w:ind w:left="426" w:hanging="284"/>
        <w:jc w:val="thaiDistribute"/>
      </w:pPr>
      <w:r w:rsidRPr="00EB0B51">
        <w:rPr>
          <w:cs/>
        </w:rPr>
        <w:t>ข้าพเจ้ารับทราบและตกลงว่า ตลาดหลักทรัพย์ไม่มีความผูกพันที่จะรับคำเสนอนี้ หรือใบเสนอราคาใด</w:t>
      </w:r>
      <w:r w:rsidR="009E1787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รวมทั้งไม่ต้องรับผิดชอบในค่าใช้จ่ายใด</w:t>
      </w:r>
      <w:r w:rsidR="009E1787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ในการจัดทำและยื่นข้อเสนองานนี้</w:t>
      </w:r>
    </w:p>
    <w:p w14:paraId="028C5D9C" w14:textId="35C8BA4A" w:rsidR="00866F25" w:rsidRPr="00150C62" w:rsidRDefault="00866F25" w:rsidP="00866F25">
      <w:pPr>
        <w:pStyle w:val="ListParagraph"/>
        <w:numPr>
          <w:ilvl w:val="0"/>
          <w:numId w:val="29"/>
        </w:numPr>
        <w:spacing w:after="0" w:line="240" w:lineRule="auto"/>
        <w:ind w:left="426" w:hanging="284"/>
        <w:jc w:val="thaiDistribute"/>
      </w:pPr>
      <w:r w:rsidRPr="00EB0B51">
        <w:rPr>
          <w:cs/>
        </w:rPr>
        <w:t xml:space="preserve">ข้าพเจ้าได้ตรวจทานตัวเลข ตัวอักษร </w:t>
      </w:r>
      <w:r w:rsidR="00861F98" w:rsidRPr="00EB0B51">
        <w:rPr>
          <w:cs/>
        </w:rPr>
        <w:t xml:space="preserve">(ถ้ามี) </w:t>
      </w:r>
      <w:r w:rsidRPr="00EB0B51">
        <w:rPr>
          <w:cs/>
        </w:rPr>
        <w:t>และตรวจสอบเอกสารต่าง</w:t>
      </w:r>
      <w:r w:rsidR="009E1787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ที่ได้ยื่นพร้อมใบเสนอราคานี้โดยละเอียดแล้ว และเข้าใจดีว่า ตลาดหลักทรัพย์ไม่ต้องรับผิดชอบใด</w:t>
      </w:r>
      <w:r w:rsidR="009E1787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ในความไม่ถูกต้อง </w:t>
      </w:r>
      <w:r w:rsidR="001F741D" w:rsidRPr="00EB0B51">
        <w:rPr>
          <w:cs/>
        </w:rPr>
        <w:t>หรือไม่</w:t>
      </w:r>
      <w:r w:rsidRPr="00EB0B51">
        <w:rPr>
          <w:cs/>
        </w:rPr>
        <w:t>ครบถ้วนของรายละเอียดดังกล่าว</w:t>
      </w:r>
      <w:r w:rsidR="00533677" w:rsidRPr="00EB0B51">
        <w:rPr>
          <w:rFonts w:hint="cs"/>
          <w:cs/>
        </w:rPr>
        <w:t xml:space="preserve"> </w:t>
      </w:r>
    </w:p>
    <w:p w14:paraId="5DEFD37B" w14:textId="11EA8386" w:rsidR="00866F25" w:rsidRPr="00150C62" w:rsidRDefault="00866F25" w:rsidP="00866F25">
      <w:pPr>
        <w:pStyle w:val="ListParagraph"/>
        <w:numPr>
          <w:ilvl w:val="0"/>
          <w:numId w:val="29"/>
        </w:numPr>
        <w:spacing w:after="0" w:line="240" w:lineRule="auto"/>
        <w:ind w:left="426" w:hanging="284"/>
        <w:jc w:val="thaiDistribute"/>
        <w:rPr>
          <w:spacing w:val="-4"/>
        </w:rPr>
      </w:pPr>
      <w:r w:rsidRPr="00EB0B51">
        <w:rPr>
          <w:spacing w:val="-4"/>
          <w:cs/>
        </w:rPr>
        <w:t>ข้อเสนองานนี้</w:t>
      </w:r>
      <w:r w:rsidRPr="00EB0B51">
        <w:rPr>
          <w:cs/>
        </w:rPr>
        <w:t>เป็นข้อเสนองานที่โปร่งใส ปราศจากการทุจริต</w:t>
      </w:r>
      <w:r w:rsidR="000303C5" w:rsidRPr="00EB0B51">
        <w:rPr>
          <w:cs/>
        </w:rPr>
        <w:t>คอร์รัปชั</w:t>
      </w:r>
      <w:del w:id="142" w:author="KANJANA THIPCHARA (Outsource)" w:date="2025-05-13T15:16:00Z" w16du:dateUtc="2025-05-13T08:16:00Z">
        <w:r w:rsidR="00460658" w:rsidRPr="00EB0B51" w:rsidDel="004D07DF">
          <w:rPr>
            <w:rFonts w:hint="cs"/>
            <w:cs/>
          </w:rPr>
          <w:delText>่</w:delText>
        </w:r>
      </w:del>
      <w:r w:rsidR="000303C5" w:rsidRPr="00EB0B51">
        <w:rPr>
          <w:cs/>
        </w:rPr>
        <w:t>น</w:t>
      </w:r>
      <w:r w:rsidRPr="00EB0B51">
        <w:rPr>
          <w:cs/>
        </w:rPr>
        <w:t xml:space="preserve"> </w:t>
      </w:r>
      <w:r w:rsidRPr="00EB0B51">
        <w:rPr>
          <w:spacing w:val="-4"/>
          <w:cs/>
        </w:rPr>
        <w:t xml:space="preserve">การฉ้อฉล และการสมรู้ร่วมคิดกัน โดยไม่ชอบด้วยกฎหมายกับบุคคล หรือนิติบุคคลอื่น </w:t>
      </w:r>
      <w:r w:rsidRPr="00EB0B51">
        <w:rPr>
          <w:cs/>
        </w:rPr>
        <w:t>ไม่ว่าบุคคลดังกล่าวจะ</w:t>
      </w:r>
      <w:r w:rsidRPr="00EB0B51">
        <w:rPr>
          <w:spacing w:val="-4"/>
          <w:cs/>
        </w:rPr>
        <w:t>ได้ยื่น</w:t>
      </w:r>
      <w:r w:rsidRPr="00EB0B51">
        <w:rPr>
          <w:cs/>
        </w:rPr>
        <w:t>หรือไม่ได้ยื่นข้อ</w:t>
      </w:r>
      <w:r w:rsidRPr="00EB0B51">
        <w:rPr>
          <w:spacing w:val="-4"/>
          <w:cs/>
        </w:rPr>
        <w:t>เสนองานในคราวเดียวกันนี้หรือไม่ก็ตาม</w:t>
      </w:r>
    </w:p>
    <w:p w14:paraId="5490FD29" w14:textId="77777777" w:rsidR="00866F25" w:rsidRPr="00150C62" w:rsidRDefault="00866F25" w:rsidP="00866F25">
      <w:pPr>
        <w:spacing w:after="0"/>
      </w:pPr>
    </w:p>
    <w:p w14:paraId="594CF8D1" w14:textId="77777777" w:rsidR="00866F25" w:rsidRPr="00EB0B51" w:rsidRDefault="00866F25" w:rsidP="00866F25">
      <w:pPr>
        <w:spacing w:after="0"/>
        <w:rPr>
          <w:i/>
          <w:iCs/>
          <w:cs/>
        </w:rPr>
      </w:pPr>
      <w:r w:rsidRPr="00EB0B51">
        <w:rPr>
          <w:i/>
          <w:iCs/>
          <w:u w:val="single"/>
          <w:cs/>
        </w:rPr>
        <w:t>หมายเหตุ</w:t>
      </w:r>
      <w:r w:rsidRPr="00EB0B51">
        <w:rPr>
          <w:i/>
          <w:iCs/>
          <w:cs/>
        </w:rPr>
        <w:t xml:space="preserve"> ผู้เสนองานยังคงต้องยื่นใบเสนอราคา (</w:t>
      </w:r>
      <w:r w:rsidRPr="00150C62">
        <w:rPr>
          <w:i/>
          <w:iCs/>
        </w:rPr>
        <w:t>Quotation</w:t>
      </w:r>
      <w:r w:rsidRPr="00EB0B51">
        <w:rPr>
          <w:i/>
          <w:iCs/>
        </w:rPr>
        <w:t xml:space="preserve">) </w:t>
      </w:r>
      <w:r w:rsidRPr="00EB0B51">
        <w:rPr>
          <w:i/>
          <w:iCs/>
          <w:cs/>
        </w:rPr>
        <w:t>พร้อมรายละเอียดสินค้า (</w:t>
      </w:r>
      <w:r w:rsidRPr="00150C62">
        <w:rPr>
          <w:i/>
          <w:iCs/>
        </w:rPr>
        <w:t>BOM</w:t>
      </w:r>
      <w:r w:rsidRPr="00EB0B51">
        <w:rPr>
          <w:i/>
          <w:iCs/>
        </w:rPr>
        <w:t xml:space="preserve">) </w:t>
      </w:r>
      <w:r w:rsidRPr="00EB0B51">
        <w:rPr>
          <w:i/>
          <w:iCs/>
          <w:cs/>
        </w:rPr>
        <w:t>และบริการในรูปแบบของผู้เสนองานเองด้วย</w:t>
      </w:r>
    </w:p>
    <w:p w14:paraId="78F24B7B" w14:textId="77777777" w:rsidR="00866F25" w:rsidRPr="00150C62" w:rsidRDefault="00866F25" w:rsidP="00AD46EB">
      <w:pPr>
        <w:spacing w:after="0" w:line="240" w:lineRule="auto"/>
      </w:pPr>
    </w:p>
    <w:p w14:paraId="02469A8F" w14:textId="77777777" w:rsidR="00866F25" w:rsidRPr="00150C62" w:rsidRDefault="00866F25" w:rsidP="00EA49C4">
      <w:pPr>
        <w:spacing w:after="120" w:line="240" w:lineRule="auto"/>
        <w:ind w:left="720"/>
      </w:pPr>
      <w:r w:rsidRPr="00EB0B51">
        <w:rPr>
          <w:rFonts w:eastAsia="Angsana New"/>
        </w:rPr>
        <w:t xml:space="preserve">                         </w:t>
      </w:r>
      <w:r w:rsidRPr="00150C62">
        <w:rPr>
          <w:rFonts w:eastAsia="Angsana New"/>
        </w:rPr>
        <w:tab/>
      </w:r>
      <w:r w:rsidRPr="00EB0B51">
        <w:rPr>
          <w:rFonts w:eastAsia="Angsana New"/>
          <w:color w:val="000000" w:themeColor="text1"/>
          <w:cs/>
        </w:rPr>
        <w:t>เสนอ  ณ  วันที่</w:t>
      </w:r>
      <w:r w:rsidRPr="00EB0B51">
        <w:rPr>
          <w:color w:val="000000" w:themeColor="text1"/>
          <w:u w:val="dotted"/>
          <w:cs/>
        </w:rPr>
        <w:tab/>
        <w:t xml:space="preserve">  </w:t>
      </w:r>
      <w:r w:rsidRPr="00EB0B51">
        <w:rPr>
          <w:color w:val="000000" w:themeColor="text1"/>
          <w:u w:val="dotted"/>
          <w:cs/>
        </w:rPr>
        <w:tab/>
      </w:r>
      <w:r w:rsidRPr="00EB0B51">
        <w:rPr>
          <w:rFonts w:eastAsia="Angsana New"/>
          <w:color w:val="000000" w:themeColor="text1"/>
          <w:cs/>
        </w:rPr>
        <w:t>เดือน</w:t>
      </w:r>
      <w:r w:rsidRPr="00EB0B51">
        <w:rPr>
          <w:color w:val="000000" w:themeColor="text1"/>
          <w:u w:val="dotted"/>
          <w:cs/>
        </w:rPr>
        <w:tab/>
        <w:t xml:space="preserve">  </w:t>
      </w:r>
      <w:r w:rsidRPr="00EB0B51">
        <w:rPr>
          <w:color w:val="000000" w:themeColor="text1"/>
          <w:u w:val="dotted"/>
          <w:cs/>
        </w:rPr>
        <w:tab/>
        <w:t xml:space="preserve"> </w:t>
      </w:r>
      <w:r w:rsidRPr="00EB0B51">
        <w:rPr>
          <w:color w:val="000000" w:themeColor="text1"/>
          <w:u w:val="dotted"/>
          <w:cs/>
        </w:rPr>
        <w:tab/>
      </w:r>
      <w:r w:rsidRPr="00EB0B51">
        <w:rPr>
          <w:rFonts w:eastAsia="Angsana New"/>
          <w:color w:val="000000" w:themeColor="text1"/>
          <w:cs/>
        </w:rPr>
        <w:t xml:space="preserve">พ.ศ. </w:t>
      </w:r>
      <w:r w:rsidRPr="00EB0B51">
        <w:rPr>
          <w:color w:val="000000" w:themeColor="text1"/>
          <w:u w:val="dotted"/>
          <w:cs/>
        </w:rPr>
        <w:t xml:space="preserve">   </w:t>
      </w:r>
      <w:r w:rsidRPr="00EB0B51">
        <w:rPr>
          <w:color w:val="000000" w:themeColor="text1"/>
          <w:u w:val="dotted"/>
          <w:cs/>
        </w:rPr>
        <w:tab/>
      </w:r>
      <w:r w:rsidRPr="00EB0B51">
        <w:rPr>
          <w:color w:val="000000" w:themeColor="text1"/>
          <w:u w:val="dotted"/>
          <w:cs/>
        </w:rPr>
        <w:tab/>
      </w:r>
      <w:r w:rsidRPr="00EB0B51">
        <w:rPr>
          <w:u w:val="dotted"/>
          <w:cs/>
        </w:rPr>
        <w:t xml:space="preserve">    </w:t>
      </w:r>
    </w:p>
    <w:p w14:paraId="69A41093" w14:textId="77777777" w:rsidR="00866F25" w:rsidRPr="00150C62" w:rsidRDefault="00866F25" w:rsidP="00EA49C4">
      <w:pPr>
        <w:spacing w:after="120" w:line="240" w:lineRule="auto"/>
        <w:ind w:left="720"/>
        <w:jc w:val="both"/>
        <w:rPr>
          <w:rFonts w:eastAsia="Angsana New"/>
        </w:rPr>
      </w:pPr>
      <w:r w:rsidRPr="00EB0B51">
        <w:rPr>
          <w:rFonts w:eastAsia="Angsana New"/>
        </w:rPr>
        <w:t xml:space="preserve">                                                 </w:t>
      </w:r>
      <w:r w:rsidRPr="00150C62">
        <w:rPr>
          <w:rFonts w:eastAsia="Angsana New"/>
        </w:rPr>
        <w:tab/>
      </w:r>
    </w:p>
    <w:p w14:paraId="561CD32F" w14:textId="77777777" w:rsidR="00866F25" w:rsidRPr="00150C62" w:rsidRDefault="00866F25" w:rsidP="00EA49C4">
      <w:pPr>
        <w:spacing w:after="120" w:line="240" w:lineRule="auto"/>
        <w:ind w:left="3600" w:firstLine="720"/>
        <w:jc w:val="both"/>
        <w:rPr>
          <w:rFonts w:eastAsia="Angsana New"/>
        </w:rPr>
      </w:pPr>
      <w:r w:rsidRPr="00EB0B51">
        <w:rPr>
          <w:rFonts w:eastAsia="Angsana New"/>
          <w:cs/>
        </w:rPr>
        <w:t xml:space="preserve">    ลงชื่อ </w:t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</w:p>
    <w:p w14:paraId="2ADEA59E" w14:textId="02C02637" w:rsidR="00866F25" w:rsidRPr="00150C62" w:rsidRDefault="00866F25" w:rsidP="00EA49C4">
      <w:pPr>
        <w:spacing w:after="120" w:line="240" w:lineRule="auto"/>
        <w:ind w:left="720"/>
        <w:rPr>
          <w:rFonts w:eastAsia="Angsana New"/>
        </w:rPr>
      </w:pPr>
      <w:r w:rsidRPr="00EB0B51">
        <w:rPr>
          <w:rFonts w:eastAsia="Angsana New"/>
        </w:rPr>
        <w:t xml:space="preserve">                             </w:t>
      </w: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Pr="00EB0B51">
        <w:rPr>
          <w:rFonts w:eastAsia="Angsana New"/>
        </w:rPr>
        <w:t xml:space="preserve">         </w:t>
      </w:r>
      <w:r w:rsidR="002760B4" w:rsidRPr="00EB0B51">
        <w:rPr>
          <w:rFonts w:eastAsia="Angsana New"/>
        </w:rPr>
        <w:t xml:space="preserve"> </w:t>
      </w:r>
      <w:r w:rsidRPr="00EB0B51">
        <w:rPr>
          <w:rFonts w:eastAsia="Angsana New"/>
        </w:rPr>
        <w:t xml:space="preserve"> (</w:t>
      </w:r>
      <w:r w:rsidRPr="00EB0B51">
        <w:rPr>
          <w:u w:val="dotted"/>
        </w:rPr>
        <w:t xml:space="preserve">    </w:t>
      </w:r>
      <w:r w:rsidRPr="00EB0B51">
        <w:rPr>
          <w:u w:val="dotted"/>
        </w:rPr>
        <w:tab/>
      </w:r>
      <w:r w:rsidRPr="00EB0B51">
        <w:rPr>
          <w:u w:val="dotted"/>
        </w:rPr>
        <w:tab/>
      </w:r>
      <w:r w:rsidRPr="00EB0B51">
        <w:rPr>
          <w:u w:val="dotted"/>
        </w:rPr>
        <w:tab/>
      </w:r>
      <w:r w:rsidRPr="00EB0B51">
        <w:rPr>
          <w:u w:val="dotted"/>
        </w:rPr>
        <w:tab/>
      </w:r>
      <w:r w:rsidRPr="00EB0B51">
        <w:rPr>
          <w:u w:val="dotted"/>
        </w:rPr>
        <w:tab/>
      </w:r>
      <w:r w:rsidRPr="00EB0B51">
        <w:rPr>
          <w:rFonts w:eastAsia="Angsana New"/>
        </w:rPr>
        <w:t>)</w:t>
      </w:r>
    </w:p>
    <w:p w14:paraId="3A845552" w14:textId="75777493" w:rsidR="00866F25" w:rsidRPr="00EB0B51" w:rsidRDefault="00866F25" w:rsidP="00EA49C4">
      <w:pPr>
        <w:spacing w:after="120" w:line="240" w:lineRule="auto"/>
        <w:ind w:left="720"/>
        <w:jc w:val="both"/>
        <w:rPr>
          <w:cs/>
        </w:rPr>
      </w:pP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="002760B4" w:rsidRPr="00EB0B51">
        <w:rPr>
          <w:rFonts w:eastAsia="Angsana New"/>
          <w:cs/>
        </w:rPr>
        <w:t xml:space="preserve"> </w:t>
      </w:r>
      <w:r w:rsidRPr="00EB0B51">
        <w:rPr>
          <w:rFonts w:eastAsia="Angsana New"/>
          <w:cs/>
        </w:rPr>
        <w:t xml:space="preserve">ตำแหน่ง </w:t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</w:p>
    <w:p w14:paraId="10D40921" w14:textId="38666B11" w:rsidR="00EA016A" w:rsidRPr="00EB0B51" w:rsidRDefault="00866F25" w:rsidP="00907124">
      <w:pPr>
        <w:spacing w:after="120" w:line="240" w:lineRule="auto"/>
        <w:ind w:right="237"/>
        <w:jc w:val="both"/>
        <w:rPr>
          <w:cs/>
        </w:rPr>
      </w:pPr>
      <w:r w:rsidRPr="00EB0B51">
        <w:rPr>
          <w:rFonts w:eastAsia="Angsana New"/>
          <w:cs/>
        </w:rPr>
        <w:t xml:space="preserve">                                                                </w:t>
      </w:r>
      <w:r w:rsidR="001C6CE2" w:rsidRPr="00EB0B51">
        <w:rPr>
          <w:rFonts w:eastAsia="Angsana New"/>
          <w:cs/>
        </w:rPr>
        <w:t xml:space="preserve">   </w:t>
      </w:r>
      <w:r w:rsidRPr="00EB0B51">
        <w:rPr>
          <w:rFonts w:eastAsia="Angsana New"/>
          <w:cs/>
        </w:rPr>
        <w:t xml:space="preserve"> ประทับตรา</w:t>
      </w:r>
      <w:r w:rsidR="001C6CE2" w:rsidRPr="00EB0B51">
        <w:rPr>
          <w:rFonts w:eastAsia="Angsana New"/>
          <w:cs/>
        </w:rPr>
        <w:t>บริษัท</w:t>
      </w:r>
      <w:r w:rsidRPr="00EB0B51">
        <w:rPr>
          <w:rFonts w:eastAsia="Angsana New"/>
          <w:cs/>
        </w:rPr>
        <w:t xml:space="preserve"> (ถ้ามี – ให้ประทับตราทุกหน้า) </w:t>
      </w:r>
      <w:r w:rsidRPr="00003E3F">
        <w:tab/>
      </w:r>
      <w:r w:rsidR="00AD46EB" w:rsidRPr="00EB0B51">
        <w:rPr>
          <w:cs/>
        </w:rPr>
        <w:br w:type="page"/>
      </w:r>
      <w:r w:rsidR="00EA016A" w:rsidRPr="00EB0B51">
        <w:rPr>
          <w:b/>
          <w:bCs/>
          <w:cs/>
        </w:rPr>
        <w:lastRenderedPageBreak/>
        <w:t xml:space="preserve">เอกสารแนบท้ายหมายเลข </w:t>
      </w:r>
      <w:r w:rsidR="00EA016A" w:rsidRPr="00150C62">
        <w:rPr>
          <w:b/>
          <w:bCs/>
        </w:rPr>
        <w:t>4</w:t>
      </w:r>
    </w:p>
    <w:p w14:paraId="1E85B272" w14:textId="77777777" w:rsidR="00722D24" w:rsidRPr="00150C62" w:rsidRDefault="00722D24" w:rsidP="00722D24">
      <w:pPr>
        <w:jc w:val="center"/>
        <w:rPr>
          <w:b/>
          <w:bCs/>
          <w:u w:val="single"/>
        </w:rPr>
      </w:pPr>
      <w:r w:rsidRPr="00EB0B51">
        <w:rPr>
          <w:b/>
          <w:bCs/>
          <w:u w:val="single"/>
          <w:cs/>
        </w:rPr>
        <w:t>หนังสือค้ำประกัน</w:t>
      </w:r>
    </w:p>
    <w:p w14:paraId="0A1B7FEE" w14:textId="77777777" w:rsidR="00722D24" w:rsidRPr="00150C62" w:rsidRDefault="00722D24" w:rsidP="00722D24">
      <w:pPr>
        <w:jc w:val="both"/>
      </w:pPr>
      <w:r w:rsidRPr="00EB0B51">
        <w:rPr>
          <w:cs/>
        </w:rPr>
        <w:t>เลขที่ ......................................</w:t>
      </w:r>
    </w:p>
    <w:p w14:paraId="5C078FFF" w14:textId="77777777" w:rsidR="00722D24" w:rsidRPr="00150C62" w:rsidRDefault="00722D24" w:rsidP="00722D24">
      <w:pPr>
        <w:jc w:val="right"/>
      </w:pPr>
      <w:r w:rsidRPr="00EB0B51">
        <w:rPr>
          <w:cs/>
        </w:rPr>
        <w:t>วันที่ ............................................</w:t>
      </w:r>
    </w:p>
    <w:p w14:paraId="292C0EDE" w14:textId="77777777" w:rsidR="00722D24" w:rsidRPr="00150C62" w:rsidRDefault="00722D24" w:rsidP="00722D24">
      <w:pPr>
        <w:spacing w:after="120"/>
        <w:jc w:val="thaiDistribute"/>
      </w:pPr>
      <w:r w:rsidRPr="00EB0B51">
        <w:rPr>
          <w:cs/>
        </w:rPr>
        <w:t xml:space="preserve">ข้าพเจ้าธนาคาร……………………………………… สำนักงานตั้งอยู่………………………………………………….  โดย......................................................................... ผู้มีอำนาจลงนามผูกพันธนาคารขอทำหนังสือค้ำประกันฉบับนี้ให้ไว้ต่อตลาดหลักทรัพย์แห่งประเทศไทย ซึ่งต่อไปนี้เรียกว่า </w:t>
      </w:r>
      <w:r w:rsidRPr="00EB0B51">
        <w:rPr>
          <w:b/>
          <w:bCs/>
          <w:cs/>
        </w:rPr>
        <w:t>“ตลาดหลักทรัพย์”</w:t>
      </w:r>
      <w:r w:rsidRPr="00EB0B51">
        <w:rPr>
          <w:cs/>
        </w:rPr>
        <w:t xml:space="preserve"> ดังมีข้อความต่อไปนี้</w:t>
      </w:r>
    </w:p>
    <w:p w14:paraId="1A431D56" w14:textId="11008A7C" w:rsidR="00722D24" w:rsidRPr="00150C62" w:rsidRDefault="00722D24" w:rsidP="00722D24">
      <w:pPr>
        <w:pStyle w:val="ListParagraph"/>
        <w:numPr>
          <w:ilvl w:val="0"/>
          <w:numId w:val="32"/>
        </w:numPr>
        <w:tabs>
          <w:tab w:val="left" w:pos="709"/>
        </w:tabs>
        <w:ind w:left="0" w:firstLine="426"/>
        <w:jc w:val="thaiDistribute"/>
      </w:pPr>
      <w:r w:rsidRPr="00EB0B51">
        <w:rPr>
          <w:cs/>
        </w:rPr>
        <w:t>ตามที่................................................................... ซึ่งต่อไปนี้เรียกว่า “….(ผู้รับจ้าง)….” ได้</w:t>
      </w:r>
      <w:r w:rsidR="009E1787" w:rsidRPr="00EB0B51">
        <w:rPr>
          <w:cs/>
        </w:rPr>
        <w:t>ทำสัญญา...................................</w:t>
      </w:r>
      <w:r w:rsidRPr="00EB0B51">
        <w:rPr>
          <w:cs/>
        </w:rPr>
        <w:t>.......... กับตลาดหลักทรัพย์ตามสัญญาเลขที่.................................. ลงวันที่..........................</w:t>
      </w:r>
      <w:r w:rsidR="009E1787" w:rsidRPr="00EB0B51">
        <w:rPr>
          <w:cs/>
        </w:rPr>
        <w:t>.ซึ่ง</w:t>
      </w:r>
      <w:r w:rsidRPr="00EB0B51">
        <w:rPr>
          <w:cs/>
        </w:rPr>
        <w:t>…(ผู้รับจ้าง)</w:t>
      </w:r>
      <w:r w:rsidR="009E1787" w:rsidRPr="00EB0B51">
        <w:rPr>
          <w:cs/>
        </w:rPr>
        <w:t>.</w:t>
      </w:r>
      <w:r w:rsidRPr="00EB0B51">
        <w:rPr>
          <w:cs/>
        </w:rPr>
        <w:t>..ต้องวางหลักประกัน…</w:t>
      </w:r>
      <w:r w:rsidR="009E1787" w:rsidRPr="00EB0B51">
        <w:rPr>
          <w:cs/>
        </w:rPr>
        <w:t>................</w:t>
      </w:r>
      <w:r w:rsidRPr="00EB0B51">
        <w:rPr>
          <w:cs/>
        </w:rPr>
        <w:t>........ต่อตลาดหลักทรัพย์เป็นจำนวนเงิน......</w:t>
      </w:r>
      <w:r w:rsidR="009E1787" w:rsidRPr="00EB0B51">
        <w:rPr>
          <w:cs/>
        </w:rPr>
        <w:t>....</w:t>
      </w:r>
      <w:r w:rsidRPr="00EB0B51">
        <w:rPr>
          <w:cs/>
        </w:rPr>
        <w:t>..</w:t>
      </w:r>
      <w:r w:rsidR="009E1787" w:rsidRPr="00EB0B51">
        <w:rPr>
          <w:cs/>
        </w:rPr>
        <w:t>....</w:t>
      </w:r>
      <w:r w:rsidRPr="00EB0B51">
        <w:rPr>
          <w:cs/>
        </w:rPr>
        <w:t>.....</w:t>
      </w:r>
      <w:r w:rsidR="009E1787" w:rsidRPr="00EB0B51">
        <w:rPr>
          <w:cs/>
        </w:rPr>
        <w:t>..............</w:t>
      </w:r>
      <w:r w:rsidRPr="00EB0B51">
        <w:rPr>
          <w:cs/>
        </w:rPr>
        <w:t>บาท (.................................) ซึ่งเท่ากับร้อยละ.................(….......%) ของมูลค่าค่าตอบแทนทั้งหมดของสัญญา</w:t>
      </w:r>
    </w:p>
    <w:p w14:paraId="1BC9390C" w14:textId="22E36A4D" w:rsidR="00722D24" w:rsidRPr="00150C62" w:rsidRDefault="00722D24" w:rsidP="00722D24">
      <w:pPr>
        <w:pStyle w:val="ListParagraph"/>
        <w:numPr>
          <w:ilvl w:val="0"/>
          <w:numId w:val="32"/>
        </w:numPr>
        <w:tabs>
          <w:tab w:val="left" w:pos="709"/>
        </w:tabs>
        <w:ind w:left="0" w:firstLine="426"/>
        <w:jc w:val="thaiDistribute"/>
      </w:pPr>
      <w:r w:rsidRPr="00EB0B51">
        <w:rPr>
          <w:cs/>
        </w:rPr>
        <w:t xml:space="preserve">ข้าพเจ้ายอมผูกพันตนโดยไม่มีเงื่อนไขที่จะค้ำประกันชนิดเพิกถอนไม่ได้เช่นเดียวกันกับลูกหนี้ชั้นต้นในการชำระเงินให้ตามสิทธิเรียกร้องของตลาดหลักทรัพย์จำนวนไม่เกิน..............................บาท (..........................) ภายใน </w:t>
      </w:r>
      <w:r w:rsidRPr="00150C62">
        <w:rPr>
          <w:spacing w:val="8"/>
        </w:rPr>
        <w:t>15</w:t>
      </w:r>
      <w:r w:rsidRPr="00EB0B51">
        <w:rPr>
          <w:spacing w:val="8"/>
        </w:rPr>
        <w:t xml:space="preserve"> (</w:t>
      </w:r>
      <w:r w:rsidRPr="00EB0B51">
        <w:rPr>
          <w:spacing w:val="8"/>
          <w:cs/>
        </w:rPr>
        <w:t>สิบห้า) วัน</w:t>
      </w:r>
      <w:r w:rsidR="009E1787" w:rsidRPr="00EB0B51">
        <w:rPr>
          <w:spacing w:val="8"/>
          <w:cs/>
        </w:rPr>
        <w:t xml:space="preserve"> </w:t>
      </w:r>
      <w:r w:rsidRPr="00EB0B51">
        <w:rPr>
          <w:spacing w:val="8"/>
          <w:cs/>
        </w:rPr>
        <w:t>นับแต่วันที่ตลาดหลักทรัพย์แจ้งให้ผู้ค้ำประกันทราบเป็นลายลักษณ์อักษร กรณีที่…(ผู้รับจ้าง)...มี</w:t>
      </w:r>
      <w:r w:rsidR="001C6CE2" w:rsidRPr="00EB0B51">
        <w:rPr>
          <w:cs/>
        </w:rPr>
        <w:t xml:space="preserve">ความผิดในความเสียหายใด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หรือต้องชำระเงินค่าปรับ หรือค่าใช้จ่ายใด</w:t>
      </w:r>
      <w:r w:rsidR="001C6CE2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หรือ...(ผู้รับจ้าง)…ไม่ได้ ปฏิบัติตามภาระหน้าที่ใด</w:t>
      </w:r>
      <w:r w:rsidR="001C6CE2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ที่กำหนดในสัญญาดังกล่าวข้างต้น ทั้งนี้ ข้าพเจ้าจะไม่อ้างสิทธิใด</w:t>
      </w:r>
      <w:r w:rsidR="001C6CE2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เพื่อโต้แย้ง</w:t>
      </w:r>
      <w:r w:rsidR="00A738F1" w:rsidRPr="00EB0B51">
        <w:rPr>
          <w:cs/>
        </w:rPr>
        <w:t xml:space="preserve"> </w:t>
      </w:r>
      <w:r w:rsidRPr="00EB0B51">
        <w:rPr>
          <w:cs/>
        </w:rPr>
        <w:t>และตลาดหลักทรัพย์ไม่จำเป็นต้องเรียกร้องให้…(ผู้รับจ้าง)…ชำระหนี้ก่อน</w:t>
      </w:r>
    </w:p>
    <w:p w14:paraId="119E3BCE" w14:textId="547B14E1" w:rsidR="00722D24" w:rsidRPr="00150C62" w:rsidRDefault="00722D24" w:rsidP="00722D24">
      <w:pPr>
        <w:pStyle w:val="ListParagraph"/>
        <w:numPr>
          <w:ilvl w:val="0"/>
          <w:numId w:val="32"/>
        </w:numPr>
        <w:ind w:left="0" w:firstLine="426"/>
        <w:jc w:val="thaiDistribute"/>
      </w:pPr>
      <w:r w:rsidRPr="00EB0B51">
        <w:rPr>
          <w:cs/>
        </w:rPr>
        <w:t>หากตลาดหลักทรัพย์ได้ขยายระยะเวลาให้แก่...(ผู้รับจ้าง)....หรือยินยอมให้…(ผู้รับจ้าง)…</w:t>
      </w:r>
      <w:r w:rsidR="009E1787" w:rsidRPr="00EB0B51">
        <w:rPr>
          <w:cs/>
        </w:rPr>
        <w:t>ปฏิบัติผิดไป</w:t>
      </w:r>
      <w:r w:rsidRPr="00EB0B51">
        <w:rPr>
          <w:cs/>
        </w:rPr>
        <w:t>จากเงื่อนไขใด</w:t>
      </w:r>
      <w:r w:rsidR="00EF5815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ในสัญญาดังกล่าวข้างต้นให้ถือว่าข้าพเจ้าตกลงและยินยอมในกรณีนั้น</w:t>
      </w:r>
      <w:r w:rsidR="001C6CE2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ด้วย</w:t>
      </w:r>
    </w:p>
    <w:p w14:paraId="7E691B62" w14:textId="1127EE42" w:rsidR="00722D24" w:rsidRPr="00150C62" w:rsidRDefault="00722D24" w:rsidP="00722D24">
      <w:pPr>
        <w:pStyle w:val="ListParagraph"/>
        <w:numPr>
          <w:ilvl w:val="0"/>
          <w:numId w:val="32"/>
        </w:numPr>
        <w:ind w:left="0" w:firstLine="426"/>
        <w:jc w:val="thaiDistribute"/>
      </w:pPr>
      <w:r w:rsidRPr="00EB0B51">
        <w:rPr>
          <w:cs/>
        </w:rPr>
        <w:t>หนังสือค้ำประกันฉบับนี้ให้มีผลใช้บังคับตั้งแต่วันที่ .................................................จนถึงวันที่ภาระหน้าที่</w:t>
      </w:r>
      <w:r w:rsidRPr="00EB0B51">
        <w:rPr>
          <w:spacing w:val="4"/>
          <w:cs/>
        </w:rPr>
        <w:t>ทั้งหลายของ...(ผู้รับจ้าง)…จะได้ปฏิบัติให้สำเร็จลุล่วงไป และข้าพเจ้าจะไม่เพิกถอนการค้ำประกันไม่ว่ากรณีใด</w:t>
      </w:r>
      <w:r w:rsidR="001C6CE2" w:rsidRPr="00EB0B51">
        <w:rPr>
          <w:spacing w:val="4"/>
          <w:cs/>
        </w:rPr>
        <w:t xml:space="preserve"> </w:t>
      </w:r>
      <w:r w:rsidR="000E3D71" w:rsidRPr="00EB0B51">
        <w:rPr>
          <w:spacing w:val="4"/>
          <w:cs/>
        </w:rPr>
        <w:t>ๆ</w:t>
      </w:r>
      <w:r w:rsidR="00EF5815" w:rsidRPr="00EB0B51">
        <w:rPr>
          <w:spacing w:val="4"/>
          <w:cs/>
        </w:rPr>
        <w:t xml:space="preserve"> </w:t>
      </w:r>
      <w:r w:rsidRPr="00EB0B51">
        <w:rPr>
          <w:spacing w:val="4"/>
          <w:cs/>
        </w:rPr>
        <w:t>ตราบ</w:t>
      </w:r>
      <w:r w:rsidRPr="00EB0B51">
        <w:rPr>
          <w:cs/>
        </w:rPr>
        <w:t>เท่าที่...(ผู้รับจ้าง)…ยังคงต้องรับผิดชอบต่อตลาดหลักทรัพย์ตามสัญญาดังกล่าวข้างต้นอยู่</w:t>
      </w:r>
    </w:p>
    <w:p w14:paraId="214C7EBB" w14:textId="537659AC" w:rsidR="00722D24" w:rsidRPr="00150C62" w:rsidRDefault="00722D24" w:rsidP="00722D24">
      <w:pPr>
        <w:pStyle w:val="ListParagraph"/>
        <w:numPr>
          <w:ilvl w:val="0"/>
          <w:numId w:val="32"/>
        </w:numPr>
        <w:ind w:left="0" w:firstLine="426"/>
        <w:jc w:val="thaiDistribute"/>
      </w:pPr>
      <w:r w:rsidRPr="00EB0B51">
        <w:rPr>
          <w:cs/>
        </w:rPr>
        <w:t xml:space="preserve">ข้าพเจ้าตกลงว่าในกรณีที่ข้อความส่วนใดส่วนหนึ่งของหนังสือค้ำประกันนี้ไม่สมบูรณ์หรือไม่มีผลใช้บังคับตามกฎหมาย ข้อความที่ไม่สมบูรณ์หรือไม่มีผลใช้บังคับตามกฎหมายนั้นจะไม่กระทบกับข้อความอื่น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ที่กำหนดไว้ในหนังสือนี้</w:t>
      </w:r>
    </w:p>
    <w:p w14:paraId="0EA696CA" w14:textId="77777777" w:rsidR="00722D24" w:rsidRPr="00150C62" w:rsidRDefault="00722D24" w:rsidP="00722D24">
      <w:pPr>
        <w:pStyle w:val="ListParagraph"/>
        <w:spacing w:after="0"/>
        <w:ind w:left="426"/>
        <w:jc w:val="distribute"/>
        <w:rPr>
          <w:sz w:val="14"/>
          <w:szCs w:val="14"/>
        </w:rPr>
      </w:pPr>
    </w:p>
    <w:p w14:paraId="44C72934" w14:textId="77777777" w:rsidR="00722D24" w:rsidRPr="00150C62" w:rsidRDefault="00722D24" w:rsidP="00722D24">
      <w:pPr>
        <w:pStyle w:val="ListParagraph"/>
        <w:spacing w:before="240" w:after="0"/>
      </w:pPr>
      <w:r w:rsidRPr="00EB0B51">
        <w:rPr>
          <w:cs/>
        </w:rPr>
        <w:t>ข้าพเจ้าได้ลงนามและประทับตรา (ถ้ามี) ไว้ต่อหน้าพยานเป็นสำคัญ</w:t>
      </w:r>
    </w:p>
    <w:p w14:paraId="27847FEA" w14:textId="77777777" w:rsidR="00722D24" w:rsidRPr="00150C62" w:rsidRDefault="00722D24" w:rsidP="00722D24">
      <w:pPr>
        <w:pStyle w:val="ListParagraph"/>
        <w:spacing w:after="0"/>
        <w:jc w:val="center"/>
        <w:rPr>
          <w:szCs w:val="22"/>
        </w:rPr>
      </w:pPr>
    </w:p>
    <w:p w14:paraId="212C0D8D" w14:textId="77777777" w:rsidR="00722D24" w:rsidRPr="00150C62" w:rsidRDefault="00722D24" w:rsidP="00722D24">
      <w:pPr>
        <w:pStyle w:val="ListParagraph"/>
        <w:spacing w:after="0" w:line="240" w:lineRule="auto"/>
        <w:ind w:left="0"/>
        <w:jc w:val="center"/>
      </w:pPr>
      <w:r w:rsidRPr="00EB0B51">
        <w:rPr>
          <w:cs/>
        </w:rPr>
        <w:t>ธนาคาร ....................................................</w:t>
      </w:r>
    </w:p>
    <w:p w14:paraId="32109006" w14:textId="77777777" w:rsidR="00722D24" w:rsidRPr="00150C62" w:rsidRDefault="00722D24" w:rsidP="00722D24">
      <w:pPr>
        <w:pStyle w:val="ListParagraph"/>
        <w:spacing w:after="0" w:line="240" w:lineRule="auto"/>
        <w:ind w:left="0"/>
        <w:jc w:val="center"/>
      </w:pPr>
    </w:p>
    <w:p w14:paraId="4071F9B1" w14:textId="77777777" w:rsidR="00722D24" w:rsidRPr="00150C62" w:rsidRDefault="00722D24" w:rsidP="00722D24">
      <w:pPr>
        <w:pStyle w:val="ListParagraph"/>
        <w:spacing w:after="0" w:line="240" w:lineRule="auto"/>
        <w:ind w:left="0"/>
        <w:jc w:val="center"/>
      </w:pPr>
      <w:r w:rsidRPr="00EB0B51">
        <w:rPr>
          <w:cs/>
        </w:rPr>
        <w:t>ลงชื่อ....................................................................... ผู้ค้ำประกัน</w:t>
      </w:r>
    </w:p>
    <w:p w14:paraId="53FA8E62" w14:textId="77777777" w:rsidR="00722D24" w:rsidRPr="00150C62" w:rsidRDefault="00722D24" w:rsidP="00722D24">
      <w:pPr>
        <w:pStyle w:val="ListParagraph"/>
        <w:spacing w:after="0" w:line="240" w:lineRule="auto"/>
        <w:ind w:left="0"/>
        <w:jc w:val="center"/>
      </w:pPr>
      <w:r w:rsidRPr="00EB0B51">
        <w:rPr>
          <w:cs/>
        </w:rPr>
        <w:t>ลงชื่อ............................................................................... พยาน</w:t>
      </w:r>
    </w:p>
    <w:p w14:paraId="44F89E0C" w14:textId="6C64E760" w:rsidR="001B7537" w:rsidRPr="00EB0B51" w:rsidRDefault="00722D24" w:rsidP="00722D24">
      <w:pPr>
        <w:pStyle w:val="ListParagraph"/>
        <w:spacing w:after="0" w:line="240" w:lineRule="auto"/>
        <w:ind w:left="0"/>
        <w:jc w:val="center"/>
        <w:rPr>
          <w:cs/>
        </w:rPr>
      </w:pPr>
      <w:r w:rsidRPr="00EB0B51">
        <w:rPr>
          <w:cs/>
        </w:rPr>
        <w:t>ลงชื่อ............................................................................... พยาน</w:t>
      </w:r>
    </w:p>
    <w:p w14:paraId="760D3D37" w14:textId="77777777" w:rsidR="001B7537" w:rsidRPr="00EB0B51" w:rsidRDefault="001B7537">
      <w:pPr>
        <w:rPr>
          <w:cs/>
        </w:rPr>
      </w:pPr>
      <w:r w:rsidRPr="00EB0B51">
        <w:br w:type="page"/>
      </w:r>
    </w:p>
    <w:p w14:paraId="74F2642F" w14:textId="4A689818" w:rsidR="001B7537" w:rsidRPr="00150C62" w:rsidRDefault="001B7537" w:rsidP="001B7537">
      <w:pPr>
        <w:spacing w:after="0" w:line="240" w:lineRule="auto"/>
        <w:rPr>
          <w:b/>
          <w:bCs/>
        </w:rPr>
      </w:pPr>
      <w:r w:rsidRPr="00EB0B51">
        <w:rPr>
          <w:b/>
          <w:bCs/>
          <w:cs/>
        </w:rPr>
        <w:lastRenderedPageBreak/>
        <w:t xml:space="preserve">เอกสารแนบท้ายหมายเลข </w:t>
      </w:r>
      <w:r w:rsidRPr="00150C62">
        <w:rPr>
          <w:b/>
          <w:bCs/>
        </w:rPr>
        <w:t>5</w:t>
      </w:r>
    </w:p>
    <w:p w14:paraId="65076E84" w14:textId="77777777" w:rsidR="00C80DFE" w:rsidRDefault="00C80DFE" w:rsidP="00C81BF2">
      <w:pPr>
        <w:spacing w:after="0"/>
        <w:jc w:val="center"/>
        <w:rPr>
          <w:b/>
          <w:bCs/>
          <w:sz w:val="36"/>
          <w:szCs w:val="36"/>
        </w:rPr>
      </w:pPr>
    </w:p>
    <w:p w14:paraId="234FEC52" w14:textId="77777777" w:rsidR="00E155BC" w:rsidRPr="00831E01" w:rsidRDefault="00C81BF2" w:rsidP="00C81BF2">
      <w:pPr>
        <w:spacing w:after="0"/>
        <w:jc w:val="center"/>
        <w:rPr>
          <w:b/>
          <w:bCs/>
          <w:sz w:val="36"/>
          <w:szCs w:val="36"/>
        </w:rPr>
      </w:pPr>
      <w:r w:rsidRPr="00EB0B51">
        <w:rPr>
          <w:b/>
          <w:bCs/>
          <w:sz w:val="36"/>
          <w:szCs w:val="36"/>
          <w:cs/>
        </w:rPr>
        <w:t xml:space="preserve">ข้อพึงปฏิบัติของพนักงาน </w:t>
      </w:r>
      <w:r w:rsidRPr="00831E01">
        <w:rPr>
          <w:b/>
          <w:bCs/>
          <w:sz w:val="36"/>
          <w:szCs w:val="36"/>
        </w:rPr>
        <w:t xml:space="preserve">Outsource </w:t>
      </w:r>
      <w:r w:rsidRPr="00EB0B51">
        <w:rPr>
          <w:b/>
          <w:bCs/>
          <w:sz w:val="36"/>
          <w:szCs w:val="36"/>
          <w:cs/>
        </w:rPr>
        <w:t>ในการปฏิบัติงาน</w:t>
      </w:r>
    </w:p>
    <w:p w14:paraId="27789A90" w14:textId="342A01EB" w:rsidR="00C81BF2" w:rsidRPr="00831E01" w:rsidRDefault="00C81BF2" w:rsidP="00C81BF2">
      <w:pPr>
        <w:spacing w:after="0"/>
        <w:jc w:val="center"/>
        <w:rPr>
          <w:b/>
          <w:bCs/>
          <w:sz w:val="36"/>
          <w:szCs w:val="36"/>
        </w:rPr>
      </w:pPr>
      <w:r w:rsidRPr="00EB0B51">
        <w:rPr>
          <w:b/>
          <w:bCs/>
          <w:sz w:val="36"/>
          <w:szCs w:val="36"/>
          <w:cs/>
        </w:rPr>
        <w:t>ให้กับ</w:t>
      </w:r>
      <w:r w:rsidR="00E155BC" w:rsidRPr="00EB0B51">
        <w:rPr>
          <w:b/>
          <w:bCs/>
          <w:sz w:val="36"/>
          <w:szCs w:val="36"/>
          <w:cs/>
        </w:rPr>
        <w:t>ตลาดหลักทรัพย์รวมตลอดถึงบริษัทย่อยของตลาดหลักทรัพย์</w:t>
      </w:r>
    </w:p>
    <w:p w14:paraId="7FE12E9F" w14:textId="77777777" w:rsidR="00C81BF2" w:rsidRPr="00831E01" w:rsidRDefault="00C81BF2" w:rsidP="00C81BF2">
      <w:pPr>
        <w:tabs>
          <w:tab w:val="left" w:pos="540"/>
          <w:tab w:val="left" w:pos="7920"/>
        </w:tabs>
        <w:spacing w:after="0" w:line="240" w:lineRule="auto"/>
        <w:ind w:left="67" w:right="-148"/>
        <w:jc w:val="thaiDistribute"/>
        <w:rPr>
          <w:sz w:val="18"/>
          <w:szCs w:val="18"/>
        </w:rPr>
      </w:pPr>
    </w:p>
    <w:p w14:paraId="7CC68889" w14:textId="77777777" w:rsidR="00C81BF2" w:rsidRPr="00831E01" w:rsidRDefault="00C81BF2" w:rsidP="00C81BF2">
      <w:pPr>
        <w:tabs>
          <w:tab w:val="left" w:pos="540"/>
          <w:tab w:val="left" w:pos="7920"/>
        </w:tabs>
        <w:spacing w:after="0" w:line="240" w:lineRule="auto"/>
        <w:ind w:left="67" w:right="-148"/>
        <w:jc w:val="thaiDistribute"/>
        <w:rPr>
          <w:b/>
          <w:bCs/>
          <w:u w:val="single"/>
        </w:rPr>
      </w:pPr>
      <w:r w:rsidRPr="00EB0B51">
        <w:rPr>
          <w:b/>
          <w:bCs/>
          <w:u w:val="single"/>
          <w:cs/>
        </w:rPr>
        <w:t>วัตถุประสงค์</w:t>
      </w:r>
    </w:p>
    <w:p w14:paraId="6770FCDC" w14:textId="4A985422" w:rsidR="00C81BF2" w:rsidRPr="00831E01" w:rsidRDefault="00E155BC" w:rsidP="00554409">
      <w:pPr>
        <w:spacing w:after="0" w:line="264" w:lineRule="auto"/>
        <w:ind w:firstLine="720"/>
        <w:jc w:val="thaiDistribute"/>
        <w:rPr>
          <w:b/>
          <w:bCs/>
          <w:spacing w:val="1"/>
          <w:u w:val="single"/>
        </w:rPr>
      </w:pPr>
      <w:r w:rsidRPr="00EB0B51">
        <w:rPr>
          <w:spacing w:val="1"/>
          <w:cs/>
        </w:rPr>
        <w:t>ตลาดหลักทรัพย์รวมตลอดถึงบริษัทย่อยของตลาดหลักทรัพย์</w:t>
      </w:r>
      <w:r w:rsidRPr="00EB0B51">
        <w:rPr>
          <w:rFonts w:hint="cs"/>
          <w:spacing w:val="1"/>
          <w:cs/>
        </w:rPr>
        <w:t xml:space="preserve"> </w:t>
      </w:r>
      <w:r w:rsidR="00C81BF2" w:rsidRPr="00EB0B51">
        <w:rPr>
          <w:spacing w:val="1"/>
          <w:cs/>
        </w:rPr>
        <w:t>(“</w:t>
      </w:r>
      <w:r w:rsidR="00C81BF2" w:rsidRPr="00EB0B51">
        <w:rPr>
          <w:b/>
          <w:bCs/>
          <w:spacing w:val="1"/>
          <w:cs/>
        </w:rPr>
        <w:t>กลุ่มตลาดหลักทรัพย์</w:t>
      </w:r>
      <w:r w:rsidR="00C81BF2" w:rsidRPr="00EB0B51">
        <w:rPr>
          <w:spacing w:val="1"/>
          <w:cs/>
        </w:rPr>
        <w:t>”) มุ่งหวังให้พนักงานจากบริษัทภายนอก (“</w:t>
      </w:r>
      <w:r w:rsidR="00C81BF2" w:rsidRPr="00EB0B51">
        <w:rPr>
          <w:b/>
          <w:bCs/>
          <w:spacing w:val="1"/>
          <w:cs/>
        </w:rPr>
        <w:t xml:space="preserve">พนักงาน </w:t>
      </w:r>
      <w:r w:rsidR="00C81BF2" w:rsidRPr="00831E01">
        <w:rPr>
          <w:b/>
          <w:bCs/>
          <w:spacing w:val="1"/>
        </w:rPr>
        <w:t>Outsource</w:t>
      </w:r>
      <w:r w:rsidR="00C81BF2" w:rsidRPr="00831E01">
        <w:rPr>
          <w:spacing w:val="1"/>
        </w:rPr>
        <w:t xml:space="preserve">”) </w:t>
      </w:r>
      <w:r w:rsidR="00C81BF2" w:rsidRPr="00EB0B51">
        <w:rPr>
          <w:spacing w:val="1"/>
          <w:cs/>
        </w:rPr>
        <w:t xml:space="preserve">ที่กลุ่มตลาดหลักทรัพย์ ว่าจ้างบริการตามสัญญาระหว่างกันเพื่อให้ปฏิบัติงานให้กับกลุ่มตลาดหลักทรัพย์ ยึดถือหน้าที่ความรับผิดชอบภายใต้กรอบจริยธรรมและศีลธรรมอันดี และยึดถือกฎระเบียบของกลุ่มตลาดหลักทรัพย์ ดังนั้น จึงกำหนดให้มีข้อพึงปฏิบัติของพนักงาน </w:t>
      </w:r>
      <w:r w:rsidR="00C81BF2" w:rsidRPr="00831E01">
        <w:rPr>
          <w:spacing w:val="1"/>
        </w:rPr>
        <w:t xml:space="preserve">Outsource </w:t>
      </w:r>
      <w:r w:rsidR="00C81BF2" w:rsidRPr="00EB0B51">
        <w:rPr>
          <w:spacing w:val="1"/>
          <w:cs/>
        </w:rPr>
        <w:t>ในการปฏิบัติงานให้กับกลุ่มตลาดหลักทรัพย์</w:t>
      </w:r>
      <w:r w:rsidR="00B506B0" w:rsidRPr="00EB0B51">
        <w:rPr>
          <w:rFonts w:hint="cs"/>
          <w:spacing w:val="1"/>
          <w:cs/>
        </w:rPr>
        <w:t xml:space="preserve"> (</w:t>
      </w:r>
      <w:r w:rsidR="00B506B0" w:rsidRPr="00831E01">
        <w:rPr>
          <w:spacing w:val="1"/>
        </w:rPr>
        <w:t>“</w:t>
      </w:r>
      <w:r w:rsidR="00B506B0" w:rsidRPr="00EB0B51">
        <w:rPr>
          <w:b/>
          <w:bCs/>
          <w:spacing w:val="1"/>
          <w:cs/>
        </w:rPr>
        <w:t>ข้อพึงปฏิบัติ</w:t>
      </w:r>
      <w:r w:rsidR="00B506B0" w:rsidRPr="00831E01">
        <w:rPr>
          <w:spacing w:val="1"/>
        </w:rPr>
        <w:t>”</w:t>
      </w:r>
      <w:r w:rsidR="00B506B0" w:rsidRPr="00EB0B51">
        <w:rPr>
          <w:rFonts w:hint="cs"/>
          <w:spacing w:val="1"/>
        </w:rPr>
        <w:t>)</w:t>
      </w:r>
      <w:r w:rsidR="00C81BF2" w:rsidRPr="00831E01">
        <w:rPr>
          <w:spacing w:val="1"/>
        </w:rPr>
        <w:t xml:space="preserve"> </w:t>
      </w:r>
      <w:r w:rsidR="00C81BF2" w:rsidRPr="00EB0B51">
        <w:rPr>
          <w:spacing w:val="1"/>
          <w:cs/>
        </w:rPr>
        <w:t xml:space="preserve">เพื่อให้พนักงาน </w:t>
      </w:r>
      <w:r w:rsidR="00C81BF2" w:rsidRPr="00831E01">
        <w:rPr>
          <w:spacing w:val="1"/>
        </w:rPr>
        <w:t xml:space="preserve">Outsource </w:t>
      </w:r>
      <w:r w:rsidR="00C81BF2" w:rsidRPr="00EB0B51">
        <w:rPr>
          <w:spacing w:val="1"/>
          <w:cs/>
        </w:rPr>
        <w:t xml:space="preserve">ยึดถือเป็นแนวปฏิบัติในการทำงานให้บรรลุตามวัตถุประสงค์การจ้างบริการตามที่ระบุไว้ในสัญญากับกลุ่มตลาดหลักทรัพย์ </w:t>
      </w:r>
    </w:p>
    <w:p w14:paraId="74A15EF5" w14:textId="77777777" w:rsidR="00C81BF2" w:rsidRPr="00831E01" w:rsidRDefault="00C81BF2" w:rsidP="00C81BF2">
      <w:pPr>
        <w:spacing w:after="0"/>
        <w:jc w:val="thaiDistribute"/>
        <w:rPr>
          <w:sz w:val="18"/>
          <w:szCs w:val="18"/>
        </w:rPr>
      </w:pPr>
    </w:p>
    <w:p w14:paraId="6DC4D171" w14:textId="77777777" w:rsidR="00C81BF2" w:rsidRPr="00831E01" w:rsidRDefault="00C81BF2" w:rsidP="00C81BF2">
      <w:pPr>
        <w:spacing w:after="0"/>
        <w:jc w:val="thaiDistribute"/>
        <w:rPr>
          <w:b/>
          <w:bCs/>
          <w:u w:val="single"/>
        </w:rPr>
      </w:pPr>
      <w:r w:rsidRPr="00EB0B51">
        <w:rPr>
          <w:b/>
          <w:bCs/>
          <w:u w:val="single"/>
          <w:cs/>
        </w:rPr>
        <w:t>การบังคับใช้</w:t>
      </w:r>
    </w:p>
    <w:p w14:paraId="32A3C062" w14:textId="4C9BCBA4" w:rsidR="00C81BF2" w:rsidRPr="00EB0B51" w:rsidRDefault="00C81BF2" w:rsidP="00554409">
      <w:pPr>
        <w:spacing w:after="0" w:line="264" w:lineRule="auto"/>
        <w:ind w:firstLine="720"/>
        <w:jc w:val="thaiDistribute"/>
        <w:rPr>
          <w:cs/>
        </w:rPr>
      </w:pPr>
      <w:r w:rsidRPr="00EB0B51">
        <w:rPr>
          <w:cs/>
        </w:rPr>
        <w:t xml:space="preserve">ข้อพึงปฏิบัติในการปฏิบัติงานให้กับกลุ่มตลาดหลักทรัพย์ฉบับนี้ ใช้บังคับกับพนักงาน </w:t>
      </w:r>
      <w:r w:rsidRPr="00831E01">
        <w:t xml:space="preserve">Outsource </w:t>
      </w:r>
      <w:r w:rsidRPr="00EB0B51">
        <w:rPr>
          <w:cs/>
        </w:rPr>
        <w:t xml:space="preserve">ที่ปฏิบัติงานให้กับกลุ่มตลาดหลักทรัพย์ โดยพนักงาน </w:t>
      </w:r>
      <w:r w:rsidRPr="00831E01">
        <w:t>Outsource</w:t>
      </w:r>
      <w:r w:rsidRPr="00EB0B51">
        <w:rPr>
          <w:cs/>
        </w:rPr>
        <w:t xml:space="preserve"> ต้องศึกษาทำความเข้าใจและปฏิบัติตามข้อพึงปฏิบัติฉบับนี้</w:t>
      </w:r>
      <w:r w:rsidR="006C6115" w:rsidRPr="00EB0B51">
        <w:rPr>
          <w:rFonts w:hint="cs"/>
          <w:cs/>
        </w:rPr>
        <w:t xml:space="preserve"> </w:t>
      </w:r>
      <w:r w:rsidRPr="00EB0B51">
        <w:rPr>
          <w:cs/>
        </w:rPr>
        <w:t>อย่างเคร่งครัด หากฝ่าฝืนหรือไม่ปฏิบัติตาม กลุ่มตลาดหลักทรัพย์จะดำเนินการตามที่เห็นสมควรต่อไป ซึ่งรวมถึงการใช้สิทธิตามกฎหมาย</w:t>
      </w:r>
    </w:p>
    <w:p w14:paraId="4F182B78" w14:textId="77777777" w:rsidR="00C81BF2" w:rsidRPr="00831E01" w:rsidRDefault="00C81BF2" w:rsidP="00C81BF2">
      <w:pPr>
        <w:spacing w:after="0"/>
        <w:jc w:val="thaiDistribute"/>
        <w:rPr>
          <w:sz w:val="18"/>
          <w:szCs w:val="18"/>
        </w:rPr>
      </w:pPr>
    </w:p>
    <w:p w14:paraId="6D487973" w14:textId="77777777" w:rsidR="00C81BF2" w:rsidRPr="00EB0B51" w:rsidRDefault="00C81BF2" w:rsidP="00C81BF2">
      <w:pPr>
        <w:spacing w:after="0"/>
        <w:jc w:val="thaiDistribute"/>
        <w:rPr>
          <w:b/>
          <w:bCs/>
          <w:u w:val="single"/>
          <w:cs/>
        </w:rPr>
      </w:pPr>
      <w:r w:rsidRPr="00EB0B51">
        <w:rPr>
          <w:b/>
          <w:bCs/>
          <w:u w:val="single"/>
          <w:cs/>
        </w:rPr>
        <w:t>การให้คำแนะนำในการปฏิบัติ</w:t>
      </w:r>
    </w:p>
    <w:p w14:paraId="10682F56" w14:textId="2301231A" w:rsidR="00C81BF2" w:rsidRPr="00831E01" w:rsidRDefault="00C81BF2" w:rsidP="00003E3F">
      <w:pPr>
        <w:spacing w:after="0" w:line="264" w:lineRule="auto"/>
        <w:ind w:right="28" w:firstLine="709"/>
        <w:jc w:val="thaiDistribute"/>
      </w:pPr>
      <w:r w:rsidRPr="00EB0B51">
        <w:rPr>
          <w:cs/>
        </w:rPr>
        <w:t xml:space="preserve">เมื่อพนักงาน </w:t>
      </w:r>
      <w:r w:rsidRPr="00831E01">
        <w:t xml:space="preserve">Outsource </w:t>
      </w:r>
      <w:r w:rsidRPr="00EB0B51">
        <w:rPr>
          <w:cs/>
        </w:rPr>
        <w:t xml:space="preserve">มีข้อสงสัยหรือไม่แน่ใจเกี่ยวกับการปฏิบัติตามข้อพึงปฏิบัติฉบับนี้ ให้ปรึกษากับผู้บริหารของฝ่ายงานที่ตนร่วมปฏิบัติงานอยู่ หรือหน่วยงานกำกับองค์กรของตลาดหลักทรัพย์ เพื่อให้คำแนะนำในการปฏิบัติตนที่ถูกต้อง </w:t>
      </w:r>
    </w:p>
    <w:p w14:paraId="07ECA1C7" w14:textId="77777777" w:rsidR="00C81BF2" w:rsidRPr="00831E01" w:rsidRDefault="00C81BF2" w:rsidP="00C81BF2">
      <w:pPr>
        <w:tabs>
          <w:tab w:val="left" w:pos="360"/>
          <w:tab w:val="left" w:pos="540"/>
        </w:tabs>
        <w:spacing w:after="0"/>
        <w:ind w:right="28"/>
        <w:jc w:val="thaiDistribute"/>
        <w:rPr>
          <w:sz w:val="18"/>
          <w:szCs w:val="18"/>
        </w:rPr>
      </w:pPr>
    </w:p>
    <w:p w14:paraId="1C07173A" w14:textId="77777777" w:rsidR="00C81BF2" w:rsidRPr="00831E01" w:rsidRDefault="00C81BF2" w:rsidP="00C81BF2">
      <w:pPr>
        <w:tabs>
          <w:tab w:val="left" w:pos="360"/>
          <w:tab w:val="left" w:pos="540"/>
        </w:tabs>
        <w:spacing w:after="0"/>
        <w:ind w:right="28"/>
        <w:jc w:val="thaiDistribute"/>
        <w:rPr>
          <w:b/>
          <w:bCs/>
        </w:rPr>
      </w:pPr>
      <w:r w:rsidRPr="00EB0B51">
        <w:rPr>
          <w:b/>
          <w:bCs/>
          <w:u w:val="single"/>
          <w:cs/>
        </w:rPr>
        <w:t xml:space="preserve">รายละเอียดของข้อพึงปฏิบัติของพนักงาน </w:t>
      </w:r>
      <w:r w:rsidRPr="00831E01">
        <w:rPr>
          <w:b/>
          <w:bCs/>
          <w:u w:val="single"/>
        </w:rPr>
        <w:t xml:space="preserve">Outsource </w:t>
      </w:r>
    </w:p>
    <w:p w14:paraId="5712CDEE" w14:textId="31B4C05A" w:rsidR="00C81BF2" w:rsidRPr="00831E01" w:rsidRDefault="00C81BF2" w:rsidP="00003E3F">
      <w:pPr>
        <w:spacing w:after="0" w:line="264" w:lineRule="auto"/>
        <w:ind w:right="28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>Outsource</w:t>
      </w:r>
      <w:r w:rsidRPr="00EB0B51">
        <w:rPr>
          <w:cs/>
        </w:rPr>
        <w:t xml:space="preserve"> ที่ปฏิบัติงานให้กับกลุ่มตลาดหลักทรัพย์ ต้องปฏิบัติงานที่ได้รับมอบหมาย ด้วยความซื่อสัตย์สุจริต ระมัดระวัง และรักษาผลประโยชน์ของกลุ่มตลาดหลักทรัพย์ และต้องปฏิบัติหน้าที่ให้เป็นไปตามกฎหมายที่เกี่ยวข้อง รวมทั้งระเบียบ ข้อบังคับ ประกาศของกลุ่มตลาดหลักทรัพย์ และกฎหรือระเบียบอื่นใดที่เกี่ยวข้องอย่างเคร่งครัด และหลีกเลี่ยงการกระทำใด ๆ ซึ่งอาจส่งผลเสียหายต่อชื่อเสียงและภาพลักษณ์ของกลุ่มตลาดหลักทรัพย์ นอกจากนี้ พนักงาน </w:t>
      </w:r>
      <w:r w:rsidRPr="00831E01">
        <w:t xml:space="preserve">Outsource </w:t>
      </w:r>
      <w:r w:rsidRPr="00EB0B51">
        <w:rPr>
          <w:cs/>
        </w:rPr>
        <w:t>จะต้องไม่กล่าวอ้างต่อบุคคลภายนอกว่าเป็นพนักงานของกลุ่มตลาดหลักทรัพย์ โดยต้องปฏิบัติงานให้แก่กลุ่มตลาดหลักทรัพย์ ตามข้อพึงปฏิบัติที่มีสาระสำคัญสรุปได้ ดังนี้</w:t>
      </w:r>
    </w:p>
    <w:p w14:paraId="077316B4" w14:textId="77777777" w:rsidR="00C81BF2" w:rsidRPr="00831E01" w:rsidRDefault="00C81BF2" w:rsidP="00C81BF2">
      <w:pPr>
        <w:tabs>
          <w:tab w:val="left" w:pos="360"/>
          <w:tab w:val="left" w:pos="540"/>
        </w:tabs>
        <w:spacing w:after="0" w:line="264" w:lineRule="auto"/>
        <w:ind w:right="28"/>
        <w:jc w:val="thaiDistribute"/>
        <w:rPr>
          <w:sz w:val="18"/>
          <w:szCs w:val="18"/>
        </w:rPr>
      </w:pPr>
    </w:p>
    <w:p w14:paraId="653AB8CD" w14:textId="77777777" w:rsidR="00C81BF2" w:rsidRPr="00831E01" w:rsidRDefault="00C81BF2" w:rsidP="00003E3F">
      <w:pPr>
        <w:tabs>
          <w:tab w:val="left" w:pos="360"/>
          <w:tab w:val="left" w:pos="567"/>
          <w:tab w:val="left" w:pos="900"/>
        </w:tabs>
        <w:spacing w:after="0" w:line="264" w:lineRule="auto"/>
        <w:ind w:right="28"/>
        <w:jc w:val="thaiDistribute"/>
        <w:outlineLvl w:val="0"/>
      </w:pPr>
      <w:r w:rsidRPr="00831E01">
        <w:sym w:font="Wingdings 2" w:char="F075"/>
      </w:r>
      <w:r w:rsidRPr="00831E01">
        <w:t xml:space="preserve"> </w:t>
      </w:r>
      <w:r w:rsidRPr="00EB0B51">
        <w:rPr>
          <w:b/>
          <w:bCs/>
          <w:cs/>
        </w:rPr>
        <w:t>การปฏิบัติงานด้วยความซื่อสัตย์สุจริต</w:t>
      </w:r>
    </w:p>
    <w:p w14:paraId="18D08045" w14:textId="4BAA8E8A" w:rsidR="00C81BF2" w:rsidRPr="00831E01" w:rsidRDefault="00C81BF2" w:rsidP="00C81BF2">
      <w:pPr>
        <w:pStyle w:val="ListParagraph"/>
        <w:numPr>
          <w:ilvl w:val="0"/>
          <w:numId w:val="43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ต้องปฏิบัติงานด้วยความซื่อสัตย์สุจริต รวมทั้งต้องหลีกเลี่ยงการกระทำใด ๆ ซึ่งอาจส่งผลในทางลบ หรือกระทบต่อชื่อเสียงของกลุ่มตลาดหลักทรัพย์ รวมทั้งต้องไม่นำผลงานของบุคคลอื่นมาแอบอ้างเป็นผลงานของตนเอง</w:t>
      </w:r>
    </w:p>
    <w:p w14:paraId="11D58AD8" w14:textId="6B179385" w:rsidR="00C81BF2" w:rsidRPr="00831E01" w:rsidRDefault="00C81BF2" w:rsidP="00C81BF2">
      <w:pPr>
        <w:pStyle w:val="ListParagraph"/>
        <w:numPr>
          <w:ilvl w:val="0"/>
          <w:numId w:val="43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lastRenderedPageBreak/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ต้องไม่ใช้เวลาปฏิบัติงานของกลุ่มตลาดหลักทรัพย์ ไปทำงานอื่น หรือใช้เพื่อประโยชน์ส่วนตัวที่ส่งผลให้ไม่สามารถปฏิบัติงานในเวลาทำงานของกลุ่มตลาดหลักทรัพย์ ได้อย่างเต็มที่ และไม่ปฏิบัติงานที่อาจก่อให้เกิดความขัดแย้งทางผลประโยชน์ ไม่ว่าจะเป็นการปฏิบัติงานนอกเวลาการปฏิบัติงานของกลุ่มตลาดหลักทรัพย์ หรือไม่ก็ตาม</w:t>
      </w:r>
    </w:p>
    <w:p w14:paraId="483C47A7" w14:textId="7D008800" w:rsidR="00C81BF2" w:rsidRPr="00831E01" w:rsidRDefault="00C81BF2" w:rsidP="00C81BF2">
      <w:pPr>
        <w:pStyle w:val="ListParagraph"/>
        <w:numPr>
          <w:ilvl w:val="0"/>
          <w:numId w:val="43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ต้องหลีกเลี่ยงการกระทำใด ๆ ที่อาจก่อให้เกิดความขัดแย้งทางผลประโยชน์ต่อการดำเนินงานของกลุ่มตลาดหลักทรัพย์</w:t>
      </w:r>
    </w:p>
    <w:p w14:paraId="4B959A93" w14:textId="186E53F9" w:rsidR="00C81BF2" w:rsidRPr="00831E01" w:rsidRDefault="00C81BF2" w:rsidP="00554409">
      <w:pPr>
        <w:pStyle w:val="ListParagraph"/>
        <w:numPr>
          <w:ilvl w:val="0"/>
          <w:numId w:val="43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contextualSpacing w:val="0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เรียกร้องสิ่งของหรือประโยชน์อื่นใดจากบุคคลอื่นที่มีหน้าที่หรือธุรกิจเกี่ยวข้องกับกลุ่มตลาดหลักทรัพย์ ทั้งนี้ ไม่ว่าจะดำเนินการไปเพื่อผลประโยชน์ต่อตนเองหรือผู้อื่น</w:t>
      </w:r>
    </w:p>
    <w:p w14:paraId="4557C920" w14:textId="77777777" w:rsidR="00C81BF2" w:rsidRPr="00831E01" w:rsidRDefault="00C81BF2" w:rsidP="00C81BF2">
      <w:pPr>
        <w:tabs>
          <w:tab w:val="left" w:pos="360"/>
          <w:tab w:val="left" w:pos="567"/>
          <w:tab w:val="left" w:pos="1134"/>
        </w:tabs>
        <w:spacing w:after="0" w:line="264" w:lineRule="auto"/>
        <w:ind w:right="28"/>
        <w:jc w:val="thaiDistribute"/>
        <w:outlineLvl w:val="0"/>
        <w:rPr>
          <w:sz w:val="18"/>
          <w:szCs w:val="18"/>
        </w:rPr>
      </w:pPr>
    </w:p>
    <w:p w14:paraId="53CBB4A7" w14:textId="7E43FF9A" w:rsidR="00C81BF2" w:rsidRPr="00EB0B51" w:rsidRDefault="00C81BF2" w:rsidP="00003E3F">
      <w:pPr>
        <w:tabs>
          <w:tab w:val="left" w:pos="360"/>
          <w:tab w:val="left" w:pos="567"/>
          <w:tab w:val="left" w:pos="900"/>
        </w:tabs>
        <w:spacing w:after="0" w:line="264" w:lineRule="auto"/>
        <w:ind w:right="28"/>
        <w:jc w:val="thaiDistribute"/>
        <w:outlineLvl w:val="0"/>
        <w:rPr>
          <w:cs/>
        </w:rPr>
      </w:pPr>
      <w:r w:rsidRPr="00831E01">
        <w:sym w:font="Wingdings 2" w:char="F076"/>
      </w:r>
      <w:r w:rsidRPr="00831E01">
        <w:rPr>
          <w:b/>
          <w:bCs/>
        </w:rPr>
        <w:t xml:space="preserve"> </w:t>
      </w:r>
      <w:r w:rsidRPr="00EB0B51">
        <w:rPr>
          <w:b/>
          <w:bCs/>
          <w:cs/>
        </w:rPr>
        <w:t>การปฏิบัติต่อผู้มาใช้บริการกับกลุ่มตลาดหลักทรัพย์</w:t>
      </w:r>
    </w:p>
    <w:p w14:paraId="48DE5750" w14:textId="7C292938" w:rsidR="00C81BF2" w:rsidRPr="00831E01" w:rsidRDefault="00C81BF2" w:rsidP="00C81BF2">
      <w:pPr>
        <w:pStyle w:val="ListParagraph"/>
        <w:numPr>
          <w:ilvl w:val="0"/>
          <w:numId w:val="42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ต้องปฏิบัติต่อผู้มาใช้บริการโดยยึดถือหลักของความรับผิดชอบ โปร่งใส และไม่เลือกปฏิบัติเฉพาะรายใดรายหนึ่งโดยไม่เป็นธรรม</w:t>
      </w:r>
    </w:p>
    <w:p w14:paraId="14C88071" w14:textId="048D77CE" w:rsidR="00C81BF2" w:rsidRPr="00831E01" w:rsidRDefault="00C81BF2" w:rsidP="00C81BF2">
      <w:pPr>
        <w:pStyle w:val="ListParagraph"/>
        <w:numPr>
          <w:ilvl w:val="0"/>
          <w:numId w:val="42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พึงรักษามาตรฐานในการให้บริการ และอำนวยความสะดวก หรือผู้มาติดต่อด้วยความสุภาพเรียบร้อยอย่างเต็มใจและเต็มความสามารถโดยไม่ชักช้า</w:t>
      </w:r>
      <w:r w:rsidRPr="00831E01">
        <w:t xml:space="preserve"> </w:t>
      </w:r>
      <w:r w:rsidRPr="00EB0B51">
        <w:rPr>
          <w:cs/>
        </w:rPr>
        <w:t>ตลอดจนพร้อมรับฟังความคิดเห็นหรือข้อเสนอแนะจากลูกค้าเพื่อมาใช้พัฒนาหรือปรับปรุงคุณภาพของการให้บริการ</w:t>
      </w:r>
    </w:p>
    <w:p w14:paraId="6AF42380" w14:textId="11B1BF05" w:rsidR="00C81BF2" w:rsidRPr="00831E01" w:rsidRDefault="00C81BF2" w:rsidP="00C81BF2">
      <w:pPr>
        <w:pStyle w:val="ListParagraph"/>
        <w:numPr>
          <w:ilvl w:val="0"/>
          <w:numId w:val="42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ต้องรักษาข้อมูลความลับของผู้มาใช้บริการอย่างเคร่งครัด ไม่เปิดเผยให้บุคคลหรือหน่วยงานอื่นใดโดยตนเองไม่มีหน้าที่เกี่ยวข้อง หรือไม่ได้รับอนุญาตจากกลุ่มตลาดหลักทรัพย์</w:t>
      </w:r>
    </w:p>
    <w:p w14:paraId="3302C509" w14:textId="727E161F" w:rsidR="00C81BF2" w:rsidRPr="00831E01" w:rsidRDefault="00C81BF2" w:rsidP="00554409">
      <w:pPr>
        <w:pStyle w:val="ListParagraph"/>
        <w:numPr>
          <w:ilvl w:val="0"/>
          <w:numId w:val="42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ต้องมีทัศนคติที่ดีต่องานบริการ และปฎิบัติอย่างเต็มที่ และต้องเคารพการตัดสินใจและข้อคิดเห็น ตลอดจนไม่ละเมิดสิทธิส่วนบุคคลของผู้มาใช้บริการ และปฏิบัติต่อผู้มาใช้บริการด้วยความเสมอภาค และให้เกียรติผู้อื่นอยู่เสมอ</w:t>
      </w:r>
    </w:p>
    <w:p w14:paraId="0C4DB487" w14:textId="77777777" w:rsidR="00C81BF2" w:rsidRPr="00831E01" w:rsidRDefault="00C81BF2" w:rsidP="00C81BF2">
      <w:pPr>
        <w:tabs>
          <w:tab w:val="left" w:pos="360"/>
          <w:tab w:val="left" w:pos="567"/>
          <w:tab w:val="left" w:pos="1134"/>
        </w:tabs>
        <w:spacing w:after="0" w:line="264" w:lineRule="auto"/>
        <w:ind w:right="28"/>
        <w:jc w:val="thaiDistribute"/>
        <w:outlineLvl w:val="0"/>
        <w:rPr>
          <w:sz w:val="18"/>
          <w:szCs w:val="18"/>
        </w:rPr>
      </w:pPr>
    </w:p>
    <w:p w14:paraId="1C1352BF" w14:textId="6AF9D0E5" w:rsidR="00C81BF2" w:rsidRPr="00831E01" w:rsidRDefault="00C81BF2" w:rsidP="00003E3F">
      <w:pPr>
        <w:spacing w:before="120" w:after="0" w:line="264" w:lineRule="auto"/>
        <w:ind w:right="28"/>
        <w:jc w:val="thaiDistribute"/>
        <w:outlineLvl w:val="0"/>
        <w:rPr>
          <w:b/>
          <w:bCs/>
        </w:rPr>
      </w:pPr>
      <w:r w:rsidRPr="00831E01">
        <w:sym w:font="Wingdings 2" w:char="F077"/>
      </w:r>
      <w:r w:rsidRPr="00EB0B51">
        <w:rPr>
          <w:cs/>
        </w:rPr>
        <w:t xml:space="preserve"> </w:t>
      </w:r>
      <w:r w:rsidRPr="00EB0B51">
        <w:rPr>
          <w:b/>
          <w:bCs/>
          <w:cs/>
        </w:rPr>
        <w:t>การปฏิบัติงานที่เกี่ยวข้องกับข้อมูลของกลุ่มตลาดหลักทรัพย์ และการรักษาความลับ</w:t>
      </w:r>
    </w:p>
    <w:p w14:paraId="2C5A299A" w14:textId="2EFF74CB" w:rsidR="00C81BF2" w:rsidRPr="00831E01" w:rsidRDefault="00C81BF2" w:rsidP="00C81BF2">
      <w:pPr>
        <w:pStyle w:val="ListParagraph"/>
        <w:numPr>
          <w:ilvl w:val="0"/>
          <w:numId w:val="40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ต้องไม่เปิดเผยข้อมูลภายในของกลุ่มตลาดหลักทรัพย์ และข้อมูลอื่นใดที่อาจส่งผลกระทบต่อชื่อเสียงและการดำเนินงานของกลุ่มตลาดหลักทรัพย์ รวมทั้งข้อมูลในเรื่องที่กลุ่มตลาดหลักทรัพย์ ยังไม่มีนโยบายหรือแนวทางดำเนินการในเรื่องนั้น ๆ อย่างแน่ชัดต่อผู้ไม่มีสิทธิได้รับรู้ รวมทั้งบุคคลภายนอกโดยไม่ได้รับอนุญาต</w:t>
      </w:r>
    </w:p>
    <w:p w14:paraId="19FAC5F9" w14:textId="0CCFD63C" w:rsidR="00C81BF2" w:rsidRPr="00831E01" w:rsidRDefault="00C81BF2" w:rsidP="00C81BF2">
      <w:pPr>
        <w:pStyle w:val="ListParagraph"/>
        <w:numPr>
          <w:ilvl w:val="0"/>
          <w:numId w:val="40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ต้องไม่ให้ข้อมูลหรือแสดงความคิดเห็นหรือพูดในประการใด ๆ ต่อสาธารณะ รวมถึงบุคคลภายนอก ที่อาจจะก่อให้เกิดความเสียหายต่อกลุ่มตลาดหลักทรัพย์ หรืออาจทำให้กลุ่มตลาดหลักทรัพย์ขาดความน่าเชื่อถือ รวมถึงจะต้องไม่พาดพิงและไม่ก่อให้เกิดผลกระทบต่อบุคคลที่สามไม่ว่าในประการใด ๆ</w:t>
      </w:r>
      <w:r w:rsidR="00FE5FE9" w:rsidRPr="00831E01">
        <w:t xml:space="preserve"> </w:t>
      </w:r>
    </w:p>
    <w:p w14:paraId="4489B0CE" w14:textId="77777777" w:rsidR="00C81BF2" w:rsidRPr="00831E01" w:rsidRDefault="00C81BF2" w:rsidP="00C81BF2">
      <w:pPr>
        <w:pStyle w:val="ListParagraph"/>
        <w:numPr>
          <w:ilvl w:val="0"/>
          <w:numId w:val="40"/>
        </w:numPr>
        <w:tabs>
          <w:tab w:val="left" w:pos="1134"/>
        </w:tabs>
        <w:spacing w:after="0" w:line="264" w:lineRule="auto"/>
        <w:ind w:left="0" w:firstLine="709"/>
        <w:contextualSpacing w:val="0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ต้องระมัดระวังไม่ให้ผู้ที่ไม่เกี่ยวข้องได้รับทราบข้อมูลที่ได้จากการปฎิบัติหน้าที่ เช่น ไม่ควรสนทนาในที่สาธารณะผ่านเครื่องมือสื่อสาร</w:t>
      </w:r>
      <w:r w:rsidRPr="00831E01">
        <w:t xml:space="preserve"> </w:t>
      </w:r>
      <w:r w:rsidRPr="00EB0B51">
        <w:rPr>
          <w:cs/>
        </w:rPr>
        <w:t>หรือสนทนากับสมาชิกในครอบครัวและบุคคลใกล้ชิด เป็นต้น</w:t>
      </w:r>
    </w:p>
    <w:p w14:paraId="7150B662" w14:textId="6E139668" w:rsidR="00C81BF2" w:rsidRPr="00831E01" w:rsidRDefault="00C81BF2" w:rsidP="00C81BF2">
      <w:pPr>
        <w:pStyle w:val="ListParagraph"/>
        <w:numPr>
          <w:ilvl w:val="0"/>
          <w:numId w:val="40"/>
        </w:numPr>
        <w:tabs>
          <w:tab w:val="left" w:pos="1134"/>
        </w:tabs>
        <w:spacing w:after="0" w:line="264" w:lineRule="auto"/>
        <w:ind w:left="0" w:firstLine="709"/>
        <w:contextualSpacing w:val="0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ต้องเก็บรักษาข้อมูลเกี่ยวกับงานของตนให้อยู่ในสภาพที่ปลอดภัย และเมื่อไม่ได้ใช้ข้อมูลดังกล่าวในการปฏิบัติงานแล้ว ต้องทำลายด้วยวิธีที่เหมาะสม หรือดำเนินการอื่นใดตามที่นโยบาย หรือระเบียบ ข้อบังคับของกลุ่มตลาดหลักทรัพย์ กำหนด</w:t>
      </w:r>
    </w:p>
    <w:p w14:paraId="4071CEDA" w14:textId="007E1124" w:rsidR="00C81BF2" w:rsidRPr="00831E01" w:rsidRDefault="00C81BF2" w:rsidP="00003E3F">
      <w:pPr>
        <w:pStyle w:val="ListParagraph"/>
        <w:numPr>
          <w:ilvl w:val="0"/>
          <w:numId w:val="40"/>
        </w:numPr>
        <w:tabs>
          <w:tab w:val="left" w:pos="1134"/>
        </w:tabs>
        <w:spacing w:after="0" w:line="264" w:lineRule="auto"/>
        <w:ind w:left="0" w:firstLine="709"/>
        <w:contextualSpacing w:val="0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ต้องไม่ใช้ข้อมูลภายในของกลุ่มตลาดหลักทรัพย์ ในการแสวงหาผลประโยชน์ในทางมิชอบไม่ว่าจะกระทำไปเพื่อตนเองหรือบุคคลอื่น</w:t>
      </w:r>
    </w:p>
    <w:p w14:paraId="2D631FE9" w14:textId="77777777" w:rsidR="00C80DFE" w:rsidRDefault="00C80DFE" w:rsidP="00003E3F">
      <w:pPr>
        <w:tabs>
          <w:tab w:val="left" w:pos="851"/>
          <w:tab w:val="left" w:pos="1134"/>
        </w:tabs>
        <w:spacing w:after="0" w:line="264" w:lineRule="auto"/>
        <w:jc w:val="thaiDistribute"/>
      </w:pPr>
      <w:r>
        <w:br w:type="page"/>
      </w:r>
    </w:p>
    <w:p w14:paraId="57E34D3F" w14:textId="33826B82" w:rsidR="00C81BF2" w:rsidRPr="00831E01" w:rsidRDefault="00C81BF2" w:rsidP="00003E3F">
      <w:pPr>
        <w:tabs>
          <w:tab w:val="left" w:pos="851"/>
          <w:tab w:val="left" w:pos="1134"/>
        </w:tabs>
        <w:spacing w:after="0" w:line="264" w:lineRule="auto"/>
        <w:jc w:val="thaiDistribute"/>
        <w:rPr>
          <w:b/>
          <w:bCs/>
        </w:rPr>
      </w:pPr>
      <w:r w:rsidRPr="00831E01">
        <w:lastRenderedPageBreak/>
        <w:sym w:font="Wingdings 2" w:char="F078"/>
      </w:r>
      <w:r w:rsidRPr="00EB0B51">
        <w:rPr>
          <w:b/>
          <w:bCs/>
          <w:cs/>
        </w:rPr>
        <w:t xml:space="preserve"> การปฏิบัติงานที่เกี่ยวข้องกับทรัพย์สินของกลุ่มตลาดหลักทรัพย์</w:t>
      </w:r>
    </w:p>
    <w:p w14:paraId="461744C6" w14:textId="442671C3" w:rsidR="00C81BF2" w:rsidRPr="00831E01" w:rsidRDefault="00C81BF2" w:rsidP="00C81BF2">
      <w:pPr>
        <w:pStyle w:val="ListParagraph"/>
        <w:numPr>
          <w:ilvl w:val="0"/>
          <w:numId w:val="41"/>
        </w:numPr>
        <w:tabs>
          <w:tab w:val="left" w:pos="851"/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ต้องใช้ทรัพย์สินของกลุ่มตลาดหลักทรัพย์ อย่างประหยัดและเกิดประโยชน์สูงสุด</w:t>
      </w:r>
      <w:r w:rsidRPr="00831E01">
        <w:t xml:space="preserve"> </w:t>
      </w:r>
      <w:r w:rsidRPr="00EB0B51">
        <w:rPr>
          <w:cs/>
        </w:rPr>
        <w:t xml:space="preserve">และปฏิบัติตามข้อกำหนดด้านความปลอดภัยของกลุ่มตลาดหลักทรัพย์ </w:t>
      </w:r>
    </w:p>
    <w:p w14:paraId="05B6466F" w14:textId="71B4B024" w:rsidR="00C81BF2" w:rsidRPr="00831E01" w:rsidRDefault="00C81BF2" w:rsidP="00C81BF2">
      <w:pPr>
        <w:pStyle w:val="ListParagraph"/>
        <w:numPr>
          <w:ilvl w:val="0"/>
          <w:numId w:val="41"/>
        </w:numPr>
        <w:tabs>
          <w:tab w:val="left" w:pos="851"/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ต้องปกป้องดูแลทรัพย์สินที่ตนเองใช้ปฏิบัติงาน ไม่ให้เสียหาย หรือสูญหาย รวมทั้งต้องไม่นำทรัพย์สินของกลุ่มตลาดหลักทรัพย์ ไปจำหน่ายจ่ายโอน หรือให้ยืม หรือนำทรัพย์สินของกลุ่มตลาดหลักทรัพย์ ออกนอกสถานที่ทำการของกลุ่มตลาดหลักทรัพย์ โดยไม่ได้รับอนุญาต</w:t>
      </w:r>
    </w:p>
    <w:p w14:paraId="3CB8D662" w14:textId="5985B81E" w:rsidR="00C81BF2" w:rsidRPr="00831E01" w:rsidRDefault="00C81BF2" w:rsidP="00003E3F">
      <w:pPr>
        <w:pStyle w:val="ListParagraph"/>
        <w:numPr>
          <w:ilvl w:val="0"/>
          <w:numId w:val="41"/>
        </w:numPr>
        <w:tabs>
          <w:tab w:val="left" w:pos="851"/>
          <w:tab w:val="left" w:pos="1134"/>
        </w:tabs>
        <w:spacing w:after="0" w:line="264" w:lineRule="auto"/>
        <w:ind w:left="0" w:firstLine="709"/>
        <w:contextualSpacing w:val="0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ต้องไม่ใช้ทรัพย์สินของกลุ่มตลาดหลักทรัพย์ เพื่อประโยชน์ของตนเองหรือบุคคลอื่น ซึ่งไม่ได้เกี่ยวข้องกับการปฏิบัติงานเพื่อกลุ่มตลาดหลักทรัพย์</w:t>
      </w:r>
    </w:p>
    <w:p w14:paraId="77FFE381" w14:textId="77777777" w:rsidR="00FE5FE9" w:rsidRPr="00831E01" w:rsidRDefault="00FE5FE9" w:rsidP="00003E3F">
      <w:pPr>
        <w:tabs>
          <w:tab w:val="left" w:pos="851"/>
          <w:tab w:val="left" w:pos="1134"/>
        </w:tabs>
        <w:spacing w:after="0" w:line="264" w:lineRule="auto"/>
        <w:jc w:val="thaiDistribute"/>
        <w:rPr>
          <w:sz w:val="18"/>
          <w:szCs w:val="18"/>
        </w:rPr>
      </w:pPr>
    </w:p>
    <w:p w14:paraId="1A054113" w14:textId="52D93435" w:rsidR="00C81BF2" w:rsidRPr="00EB0B51" w:rsidRDefault="00C81BF2" w:rsidP="00003E3F">
      <w:pPr>
        <w:tabs>
          <w:tab w:val="left" w:pos="851"/>
          <w:tab w:val="left" w:pos="1560"/>
        </w:tabs>
        <w:spacing w:after="0" w:line="264" w:lineRule="auto"/>
        <w:jc w:val="thaiDistribute"/>
        <w:rPr>
          <w:b/>
          <w:bCs/>
          <w:cs/>
        </w:rPr>
      </w:pPr>
      <w:r w:rsidRPr="00831E01">
        <w:sym w:font="Wingdings 2" w:char="F079"/>
      </w:r>
      <w:r w:rsidRPr="00831E01">
        <w:t xml:space="preserve"> </w:t>
      </w:r>
      <w:r w:rsidRPr="00EB0B51">
        <w:rPr>
          <w:b/>
          <w:bCs/>
          <w:cs/>
        </w:rPr>
        <w:t>การปฏิบัติงานที่เกี่ยวกับคอมพิวเตอร์และเทคโนโลยีสารสนเทศของกลุ่มตลาดหลักทรัพย์</w:t>
      </w:r>
    </w:p>
    <w:p w14:paraId="569E36B7" w14:textId="68F40936" w:rsidR="00C81BF2" w:rsidRPr="00831E01" w:rsidRDefault="00C81BF2" w:rsidP="00C81BF2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ต้องใช้คอมพิวเตอร์ ระบบเทคโนโลยีสารสนเทศของกลุ่มตลาดหลักทรัพย์ด้วยความระมัดระวัง และไม่ใช้งานเพื่อประโยชน์ของตนเองหรือบุคคลอื่น</w:t>
      </w:r>
      <w:r w:rsidRPr="00831E01">
        <w:t xml:space="preserve"> </w:t>
      </w:r>
      <w:r w:rsidRPr="00EB0B51">
        <w:rPr>
          <w:cs/>
        </w:rPr>
        <w:t>รวมทั้งไม่ใช้งานในกิจกรรมใด ๆ ที่มีความเสี่ยงด้านความปลอดภัยเทคโนโลยีสารสนเทศหรือการรั่วไหลของข้อมูล หรือผิดกฎหมาย หรือขัดต่อศีลธรรมอันดี หรือก่อให้เกิดความแตกแยก ความเสียหายอับอาย หรือเสื่อมเสียชื่อเสียงของกลุ่มตลาดหลักทรัพย์ หรือขัดต่อนโยบายของกลุ่มตลาดหลักทรัพย์</w:t>
      </w:r>
    </w:p>
    <w:p w14:paraId="0EA5E8E5" w14:textId="59DC345A" w:rsidR="00C81BF2" w:rsidRPr="00831E01" w:rsidRDefault="00C81BF2" w:rsidP="00C81BF2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ต้องไม่นำซอฟท์แวร์ ระบบ หรือระบบงาน ไฟล์ข้อมูลใด ๆ เช่น ภาพยนตร์ เพลง เกมส์ เป็นต้น ที่ไม่ได้รับอนุญาตมาติดตั้ง เก็บหรือบรรจุไว้ในคอมพิวเตอร์ของกลุ่มตลาดหลักทรัพย์ โดยไม่ได้รับอนุญาต รวมทั้งต้องไม่ทำการเชื่อมต่อคอมพิวเตอร์หรืออุปกรณ์ใด ๆ เข้ากับระบบคอมพิวเตอร์และระบบเครือข่ายของกลุ่มตลาดหลักทรัพย์ โดยไม่ได้รับอนุญาต</w:t>
      </w:r>
    </w:p>
    <w:p w14:paraId="0DE44793" w14:textId="6FD14386" w:rsidR="00C81BF2" w:rsidRPr="00831E01" w:rsidRDefault="00C81BF2" w:rsidP="00C81BF2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ต้องไม่นำอุปกรณ์ใด ๆ จากภายนอกมาเชื่อมต่อกับคอมพิวเตอร์ หรือระบบคอมพิวเตอร์ของกลุ่มตลาดหลักทรัพย์ เพื่อการใด ๆ เช่น คัดลอกหรือถ่ายโอนข้อมูล เป็นต้น โดยไม่ได้รับอนุญาต</w:t>
      </w:r>
    </w:p>
    <w:p w14:paraId="099A9697" w14:textId="3BD63B95" w:rsidR="00C81BF2" w:rsidRPr="00831E01" w:rsidRDefault="00C81BF2" w:rsidP="00C81BF2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ต้องใช้งานอุปกรณ์สื่อสารอื่น ๆ ที่กลุ่มตลาดหลักทรัพย์ จัดให้ อาทิ</w:t>
      </w:r>
      <w:r w:rsidRPr="00831E01">
        <w:t xml:space="preserve"> </w:t>
      </w:r>
      <w:r w:rsidRPr="00EB0B51">
        <w:rPr>
          <w:cs/>
        </w:rPr>
        <w:t>คอมพิวเตอร์โน้ตบุ๊ค โทรศัพท์ โทรสาร และโทรศัพท์มือถือ อย่างมีจิตสำนึกและรับผิดชอบ</w:t>
      </w:r>
    </w:p>
    <w:p w14:paraId="0A8FDD93" w14:textId="24B88930" w:rsidR="00C81BF2" w:rsidRPr="00831E01" w:rsidRDefault="00C81BF2" w:rsidP="00C81BF2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ต้องปฏิบัติตามนโยบายเกี่ยวกับความปลอดภัยเทคโนโลยีสารสนเทศตามที่กลุ่มตลาดหลักทรัพย์ กำหนดอย่างเคร่งครัด</w:t>
      </w:r>
    </w:p>
    <w:p w14:paraId="11FC0385" w14:textId="4A185BEC" w:rsidR="00FE5FE9" w:rsidRPr="00831E01" w:rsidRDefault="00C81BF2" w:rsidP="00FE5FE9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  <w:rPr>
          <w:spacing w:val="-2"/>
        </w:rPr>
      </w:pPr>
      <w:r w:rsidRPr="00EB0B51">
        <w:rPr>
          <w:spacing w:val="-2"/>
          <w:cs/>
        </w:rPr>
        <w:t xml:space="preserve">พนักงาน </w:t>
      </w:r>
      <w:r w:rsidRPr="00831E01">
        <w:rPr>
          <w:spacing w:val="-2"/>
        </w:rPr>
        <w:t xml:space="preserve">Outsource </w:t>
      </w:r>
      <w:r w:rsidRPr="00EB0B51">
        <w:rPr>
          <w:spacing w:val="-2"/>
          <w:cs/>
        </w:rPr>
        <w:t xml:space="preserve">ต้องระมัดระวังการเปิด </w:t>
      </w:r>
      <w:r w:rsidRPr="00831E01">
        <w:rPr>
          <w:spacing w:val="-2"/>
        </w:rPr>
        <w:t xml:space="preserve">E-mail </w:t>
      </w:r>
      <w:r w:rsidRPr="00EB0B51">
        <w:rPr>
          <w:spacing w:val="-2"/>
          <w:cs/>
        </w:rPr>
        <w:t xml:space="preserve">ที่มีความผิดปกติ หากพบ </w:t>
      </w:r>
      <w:r w:rsidRPr="00831E01">
        <w:rPr>
          <w:spacing w:val="-2"/>
        </w:rPr>
        <w:t xml:space="preserve">E-mail </w:t>
      </w:r>
      <w:r w:rsidRPr="00EB0B51">
        <w:rPr>
          <w:spacing w:val="-2"/>
          <w:cs/>
        </w:rPr>
        <w:t xml:space="preserve">ที่มีความผิดปกติหรือเหตุผิดปกติเกี่ยวกับไวรัสให้แจ้งต่อฝ่ายงานที่พนักงาน </w:t>
      </w:r>
      <w:r w:rsidRPr="00831E01">
        <w:rPr>
          <w:spacing w:val="-2"/>
        </w:rPr>
        <w:t xml:space="preserve">Outsource </w:t>
      </w:r>
      <w:r w:rsidRPr="00EB0B51">
        <w:rPr>
          <w:spacing w:val="-2"/>
          <w:cs/>
        </w:rPr>
        <w:t>ร่วมปฏิบัติงานอยู่ทันที เพื่อดำเนินการให้เป็นไปตามนโยบายเกี่ยวกับความปลอดภัยทางเทคโนโลยีสารสนเทศตามที่กลุ่มตลาดหลักทรัพย์ กำหนด</w:t>
      </w:r>
    </w:p>
    <w:p w14:paraId="3E89A7E4" w14:textId="30221F01" w:rsidR="00EA016A" w:rsidRDefault="00C81BF2" w:rsidP="00BE4A40">
      <w:pPr>
        <w:tabs>
          <w:tab w:val="left" w:pos="0"/>
        </w:tabs>
        <w:spacing w:after="0"/>
        <w:jc w:val="center"/>
        <w:rPr>
          <w:ins w:id="143" w:author="JIDAPA CHAIKONG" w:date="2026-02-06T13:23:00Z" w16du:dateUtc="2026-02-06T06:23:00Z"/>
        </w:rPr>
      </w:pPr>
      <w:r w:rsidRPr="00EB0B51">
        <w:t>--------------------------------------------------------------------------------------------------------------------------------------</w:t>
      </w:r>
    </w:p>
    <w:p w14:paraId="1B1BE36D" w14:textId="77777777" w:rsidR="00DF38A4" w:rsidRDefault="00DF38A4" w:rsidP="00BE4A40">
      <w:pPr>
        <w:tabs>
          <w:tab w:val="left" w:pos="0"/>
        </w:tabs>
        <w:spacing w:after="0"/>
        <w:jc w:val="center"/>
        <w:rPr>
          <w:ins w:id="144" w:author="JIDAPA CHAIKONG" w:date="2026-02-06T13:23:00Z" w16du:dateUtc="2026-02-06T06:23:00Z"/>
        </w:rPr>
      </w:pPr>
    </w:p>
    <w:p w14:paraId="5F6F4822" w14:textId="77777777" w:rsidR="00DF38A4" w:rsidRDefault="00DF38A4" w:rsidP="00BE4A40">
      <w:pPr>
        <w:tabs>
          <w:tab w:val="left" w:pos="0"/>
        </w:tabs>
        <w:spacing w:after="0"/>
        <w:jc w:val="center"/>
        <w:rPr>
          <w:ins w:id="145" w:author="JIDAPA CHAIKONG" w:date="2026-02-06T13:23:00Z" w16du:dateUtc="2026-02-06T06:23:00Z"/>
        </w:rPr>
      </w:pPr>
    </w:p>
    <w:p w14:paraId="1F2EB614" w14:textId="77777777" w:rsidR="00DF38A4" w:rsidRDefault="00DF38A4" w:rsidP="00BE4A40">
      <w:pPr>
        <w:tabs>
          <w:tab w:val="left" w:pos="0"/>
        </w:tabs>
        <w:spacing w:after="0"/>
        <w:jc w:val="center"/>
        <w:rPr>
          <w:ins w:id="146" w:author="JIDAPA CHAIKONG" w:date="2026-02-06T13:23:00Z" w16du:dateUtc="2026-02-06T06:23:00Z"/>
        </w:rPr>
      </w:pPr>
    </w:p>
    <w:p w14:paraId="06429B7A" w14:textId="77777777" w:rsidR="00DF38A4" w:rsidRDefault="00DF38A4" w:rsidP="00BE4A40">
      <w:pPr>
        <w:tabs>
          <w:tab w:val="left" w:pos="0"/>
        </w:tabs>
        <w:spacing w:after="0"/>
        <w:jc w:val="center"/>
        <w:rPr>
          <w:ins w:id="147" w:author="JIDAPA CHAIKONG" w:date="2026-02-06T13:23:00Z" w16du:dateUtc="2026-02-06T06:23:00Z"/>
        </w:rPr>
      </w:pPr>
    </w:p>
    <w:p w14:paraId="484CDE18" w14:textId="77777777" w:rsidR="00DF38A4" w:rsidRDefault="00DF38A4" w:rsidP="00BE4A40">
      <w:pPr>
        <w:tabs>
          <w:tab w:val="left" w:pos="0"/>
        </w:tabs>
        <w:spacing w:after="0"/>
        <w:jc w:val="center"/>
        <w:rPr>
          <w:ins w:id="148" w:author="JIDAPA CHAIKONG" w:date="2026-02-06T13:23:00Z" w16du:dateUtc="2026-02-06T06:23:00Z"/>
        </w:rPr>
      </w:pPr>
    </w:p>
    <w:p w14:paraId="08562B78" w14:textId="77777777" w:rsidR="00DF38A4" w:rsidRDefault="00DF38A4" w:rsidP="00BE4A40">
      <w:pPr>
        <w:tabs>
          <w:tab w:val="left" w:pos="0"/>
        </w:tabs>
        <w:spacing w:after="0"/>
        <w:jc w:val="center"/>
        <w:rPr>
          <w:ins w:id="149" w:author="JIDAPA CHAIKONG" w:date="2026-02-06T13:23:00Z" w16du:dateUtc="2026-02-06T06:23:00Z"/>
        </w:rPr>
      </w:pPr>
    </w:p>
    <w:p w14:paraId="40F4E174" w14:textId="77777777" w:rsidR="00DF38A4" w:rsidRDefault="00DF38A4" w:rsidP="00BE4A40">
      <w:pPr>
        <w:tabs>
          <w:tab w:val="left" w:pos="0"/>
        </w:tabs>
        <w:spacing w:after="0"/>
        <w:jc w:val="center"/>
        <w:rPr>
          <w:ins w:id="150" w:author="JIDAPA CHAIKONG" w:date="2026-02-06T13:23:00Z" w16du:dateUtc="2026-02-06T06:23:00Z"/>
        </w:rPr>
      </w:pPr>
    </w:p>
    <w:p w14:paraId="1B5D0657" w14:textId="77777777" w:rsidR="00DF38A4" w:rsidRDefault="00DF38A4" w:rsidP="00BE4A40">
      <w:pPr>
        <w:tabs>
          <w:tab w:val="left" w:pos="0"/>
        </w:tabs>
        <w:spacing w:after="0"/>
        <w:jc w:val="center"/>
        <w:rPr>
          <w:ins w:id="151" w:author="JIDAPA CHAIKONG" w:date="2026-02-06T13:23:00Z" w16du:dateUtc="2026-02-06T06:23:00Z"/>
        </w:rPr>
      </w:pPr>
    </w:p>
    <w:p w14:paraId="1567A69B" w14:textId="77777777" w:rsidR="00DF38A4" w:rsidRPr="00A669BF" w:rsidRDefault="00DF38A4" w:rsidP="00DF38A4">
      <w:pPr>
        <w:spacing w:after="0" w:line="240" w:lineRule="auto"/>
        <w:rPr>
          <w:ins w:id="152" w:author="JIDAPA CHAIKONG" w:date="2026-02-06T13:24:00Z" w16du:dateUtc="2026-02-06T06:24:00Z"/>
          <w:b/>
          <w:bCs/>
          <w:cs/>
        </w:rPr>
      </w:pPr>
      <w:ins w:id="153" w:author="JIDAPA CHAIKONG" w:date="2026-02-06T13:24:00Z" w16du:dateUtc="2026-02-06T06:24:00Z">
        <w:r w:rsidRPr="00A669BF">
          <w:rPr>
            <w:b/>
            <w:bCs/>
            <w:cs/>
          </w:rPr>
          <w:lastRenderedPageBreak/>
          <w:t xml:space="preserve">เอกสารแนบท้ายหมายเลข </w:t>
        </w:r>
        <w:r w:rsidRPr="00A669BF">
          <w:rPr>
            <w:b/>
            <w:bCs/>
          </w:rPr>
          <w:t>6</w:t>
        </w:r>
      </w:ins>
    </w:p>
    <w:p w14:paraId="446F5616" w14:textId="77777777" w:rsidR="00DF38A4" w:rsidRPr="00A669BF" w:rsidRDefault="00DF38A4" w:rsidP="00DF38A4">
      <w:pPr>
        <w:tabs>
          <w:tab w:val="left" w:pos="0"/>
        </w:tabs>
        <w:spacing w:after="0"/>
        <w:jc w:val="center"/>
        <w:rPr>
          <w:ins w:id="154" w:author="JIDAPA CHAIKONG" w:date="2026-02-06T13:24:00Z" w16du:dateUtc="2026-02-06T06:24:00Z"/>
        </w:rPr>
      </w:pPr>
    </w:p>
    <w:p w14:paraId="7E46524B" w14:textId="77777777" w:rsidR="00DF38A4" w:rsidRPr="00A669BF" w:rsidRDefault="00DF38A4" w:rsidP="00DF38A4">
      <w:pPr>
        <w:tabs>
          <w:tab w:val="center" w:pos="4678"/>
        </w:tabs>
        <w:spacing w:after="0"/>
        <w:jc w:val="center"/>
        <w:rPr>
          <w:ins w:id="155" w:author="JIDAPA CHAIKONG" w:date="2026-02-06T13:24:00Z" w16du:dateUtc="2026-02-06T06:24:00Z"/>
          <w:b/>
          <w:bCs/>
        </w:rPr>
      </w:pPr>
      <w:ins w:id="156" w:author="JIDAPA CHAIKONG" w:date="2026-02-06T13:24:00Z" w16du:dateUtc="2026-02-06T06:24:00Z">
        <w:r w:rsidRPr="00A669BF">
          <w:rPr>
            <w:b/>
            <w:bCs/>
            <w:cs/>
          </w:rPr>
          <w:t>แบบฟอร์มการกรอกข้อมูล</w:t>
        </w:r>
      </w:ins>
    </w:p>
    <w:p w14:paraId="6AD01250" w14:textId="77777777" w:rsidR="00DF38A4" w:rsidRPr="00A669BF" w:rsidRDefault="00DF38A4" w:rsidP="00DF38A4">
      <w:pPr>
        <w:tabs>
          <w:tab w:val="center" w:pos="4678"/>
        </w:tabs>
        <w:spacing w:after="0"/>
        <w:jc w:val="center"/>
        <w:rPr>
          <w:ins w:id="157" w:author="JIDAPA CHAIKONG" w:date="2026-02-06T13:24:00Z" w16du:dateUtc="2026-02-06T06:24:00Z"/>
          <w:b/>
          <w:bCs/>
        </w:rPr>
      </w:pPr>
      <w:ins w:id="158" w:author="JIDAPA CHAIKONG" w:date="2026-02-06T13:24:00Z" w16du:dateUtc="2026-02-06T06:24:00Z">
        <w:r w:rsidRPr="00A669BF">
          <w:rPr>
            <w:b/>
            <w:bCs/>
            <w:cs/>
          </w:rPr>
          <w:t>ปริมาณการปล่อยก๊าซเรือนกระจก (</w:t>
        </w:r>
        <w:r w:rsidRPr="00A669BF">
          <w:rPr>
            <w:b/>
            <w:bCs/>
          </w:rPr>
          <w:t>GHG)</w:t>
        </w:r>
      </w:ins>
    </w:p>
    <w:p w14:paraId="4B5B65B2" w14:textId="77777777" w:rsidR="00DF38A4" w:rsidRPr="00391D29" w:rsidRDefault="00DF38A4" w:rsidP="00DF38A4">
      <w:pPr>
        <w:spacing w:after="0" w:line="20" w:lineRule="atLeast"/>
        <w:rPr>
          <w:ins w:id="159" w:author="JIDAPA CHAIKONG" w:date="2026-02-06T13:24:00Z" w16du:dateUtc="2026-02-06T06:24:00Z"/>
        </w:rPr>
      </w:pPr>
    </w:p>
    <w:p w14:paraId="0C594764" w14:textId="77777777" w:rsidR="00DF38A4" w:rsidRPr="00A847CC" w:rsidRDefault="00DF38A4" w:rsidP="00DF38A4">
      <w:pPr>
        <w:spacing w:after="0" w:line="20" w:lineRule="atLeast"/>
        <w:rPr>
          <w:ins w:id="160" w:author="JIDAPA CHAIKONG" w:date="2026-02-06T13:24:00Z" w16du:dateUtc="2026-02-06T06:24:00Z"/>
        </w:rPr>
      </w:pPr>
      <w:ins w:id="161" w:author="JIDAPA CHAIKONG" w:date="2026-02-06T13:24:00Z" w16du:dateUtc="2026-02-06T06:24:00Z">
        <w:r w:rsidRPr="00A847CC">
          <w:rPr>
            <w:cs/>
          </w:rPr>
          <w:t>เรียน ตลาดหลักทรัพย์แห่งประเทศไทย</w:t>
        </w:r>
      </w:ins>
    </w:p>
    <w:p w14:paraId="5814861E" w14:textId="77777777" w:rsidR="00DF38A4" w:rsidRPr="00A847CC" w:rsidRDefault="00DF38A4" w:rsidP="00DF38A4">
      <w:pPr>
        <w:spacing w:after="0" w:line="240" w:lineRule="auto"/>
        <w:rPr>
          <w:ins w:id="162" w:author="JIDAPA CHAIKONG" w:date="2026-02-06T13:24:00Z" w16du:dateUtc="2026-02-06T06:24:00Z"/>
        </w:rPr>
      </w:pPr>
    </w:p>
    <w:p w14:paraId="25AC0584" w14:textId="77777777" w:rsidR="006B0100" w:rsidRDefault="006B0100" w:rsidP="006B0100">
      <w:pPr>
        <w:spacing w:after="120" w:line="240" w:lineRule="auto"/>
        <w:ind w:firstLine="567"/>
        <w:jc w:val="thaiDistribute"/>
        <w:rPr>
          <w:ins w:id="163" w:author="JIDAPA CHAIKONG" w:date="2026-03-16T10:46:00Z" w16du:dateUtc="2026-03-16T03:46:00Z"/>
        </w:rPr>
      </w:pPr>
      <w:ins w:id="164" w:author="JIDAPA CHAIKONG" w:date="2026-03-16T10:46:00Z" w16du:dateUtc="2026-03-16T03:46:00Z">
        <w:r w:rsidRPr="00A847CC">
          <w:rPr>
            <w:cs/>
          </w:rPr>
          <w:t>ข้าพเจ้า</w:t>
        </w:r>
        <w:r w:rsidRPr="00A847CC">
          <w:rPr>
            <w:rFonts w:hint="cs"/>
            <w:cs/>
          </w:rPr>
          <w:t xml:space="preserve"> .................................................................</w:t>
        </w:r>
        <w:r w:rsidRPr="00A847CC">
          <w:t xml:space="preserve"> </w:t>
        </w:r>
        <w:r w:rsidRPr="00A847CC">
          <w:rPr>
            <w:cs/>
          </w:rPr>
          <w:t>ขอ</w:t>
        </w:r>
        <w:r w:rsidRPr="00A847CC">
          <w:rPr>
            <w:rFonts w:hint="cs"/>
            <w:cs/>
          </w:rPr>
          <w:t>แจ้ง</w:t>
        </w:r>
        <w:r w:rsidRPr="00A847CC">
          <w:rPr>
            <w:cs/>
          </w:rPr>
          <w:t>ปริมาณการปล่อยก๊าซเรือนกระจก (</w:t>
        </w:r>
        <w:r w:rsidRPr="00A847CC">
          <w:t xml:space="preserve">GHG Emission) </w:t>
        </w:r>
        <w:r w:rsidRPr="00A847CC">
          <w:rPr>
            <w:rFonts w:hint="cs"/>
            <w:cs/>
          </w:rPr>
          <w:t xml:space="preserve">ต่อ </w:t>
        </w:r>
        <w:r w:rsidRPr="00A847CC">
          <w:t xml:space="preserve">1 </w:t>
        </w:r>
        <w:r w:rsidRPr="00A669BF">
          <w:rPr>
            <w:cs/>
          </w:rPr>
          <w:t>รายการ</w:t>
        </w:r>
        <w:r w:rsidRPr="00A847CC">
          <w:rPr>
            <w:rFonts w:hint="cs"/>
            <w:cs/>
          </w:rPr>
          <w:t xml:space="preserve"> </w:t>
        </w:r>
        <w:r w:rsidRPr="00A847CC">
          <w:rPr>
            <w:cs/>
          </w:rPr>
          <w:t>ตลอดวัฏจักรชีวิตของสินค้า (</w:t>
        </w:r>
        <w:r w:rsidRPr="00A847CC">
          <w:t>Lifecycle)</w:t>
        </w:r>
        <w:r w:rsidRPr="00A847CC">
          <w:rPr>
            <w:rFonts w:hint="cs"/>
            <w:cs/>
          </w:rPr>
          <w:t xml:space="preserve"> </w:t>
        </w:r>
      </w:ins>
    </w:p>
    <w:p w14:paraId="535C62D5" w14:textId="77777777" w:rsidR="006B0100" w:rsidRDefault="006B0100" w:rsidP="006B0100">
      <w:pPr>
        <w:spacing w:after="120" w:line="240" w:lineRule="auto"/>
        <w:ind w:firstLine="567"/>
        <w:jc w:val="thaiDistribute"/>
        <w:rPr>
          <w:ins w:id="165" w:author="JIDAPA CHAIKONG" w:date="2026-03-16T10:46:00Z" w16du:dateUtc="2026-03-16T03:46:00Z"/>
        </w:rPr>
      </w:pPr>
      <w:ins w:id="166" w:author="JIDAPA CHAIKONG" w:date="2026-03-16T10:46:00Z" w16du:dateUtc="2026-03-16T03:46:00Z">
        <w:r>
          <w:rPr>
            <w:rFonts w:hint="cs"/>
          </w:rPr>
          <w:sym w:font="Wingdings" w:char="F0A8"/>
        </w:r>
        <w:r>
          <w:rPr>
            <w:rFonts w:hint="cs"/>
            <w:cs/>
          </w:rPr>
          <w:t xml:space="preserve"> มี (โปรดกรอกรายละเอียดข้างล่าง)</w:t>
        </w:r>
      </w:ins>
    </w:p>
    <w:p w14:paraId="1A4862F8" w14:textId="77777777" w:rsidR="006B0100" w:rsidRDefault="006B0100" w:rsidP="006B0100">
      <w:pPr>
        <w:spacing w:after="120" w:line="240" w:lineRule="auto"/>
        <w:ind w:firstLine="567"/>
        <w:jc w:val="thaiDistribute"/>
        <w:rPr>
          <w:ins w:id="167" w:author="JIDAPA CHAIKONG" w:date="2026-03-16T10:46:00Z" w16du:dateUtc="2026-03-16T03:46:00Z"/>
        </w:rPr>
      </w:pPr>
      <w:ins w:id="168" w:author="JIDAPA CHAIKONG" w:date="2026-03-16T10:46:00Z" w16du:dateUtc="2026-03-16T03:46:00Z">
        <w:r>
          <w:rPr>
            <w:rFonts w:hint="cs"/>
          </w:rPr>
          <w:sym w:font="Wingdings" w:char="F0A8"/>
        </w:r>
        <w:r>
          <w:rPr>
            <w:rFonts w:hint="cs"/>
            <w:cs/>
          </w:rPr>
          <w:t xml:space="preserve"> ไม่มี</w:t>
        </w:r>
      </w:ins>
    </w:p>
    <w:p w14:paraId="6609728C" w14:textId="77777777" w:rsidR="006B0100" w:rsidRDefault="006B0100" w:rsidP="006B0100">
      <w:pPr>
        <w:spacing w:after="120" w:line="240" w:lineRule="auto"/>
        <w:jc w:val="thaiDistribute"/>
        <w:rPr>
          <w:ins w:id="169" w:author="JIDAPA CHAIKONG" w:date="2026-03-16T10:46:00Z" w16du:dateUtc="2026-03-16T03:46:00Z"/>
        </w:rPr>
      </w:pPr>
      <w:ins w:id="170" w:author="JIDAPA CHAIKONG" w:date="2026-03-16T10:46:00Z" w16du:dateUtc="2026-03-16T03:46:00Z">
        <w:r w:rsidRPr="00A847CC">
          <w:rPr>
            <w:rFonts w:hint="cs"/>
            <w:cs/>
          </w:rPr>
          <w:t>พร้อมเอกสารอ้างอิง</w:t>
        </w:r>
        <w:r w:rsidRPr="00A669BF">
          <w:rPr>
            <w:cs/>
          </w:rPr>
          <w:t>และ</w:t>
        </w:r>
        <w:r w:rsidRPr="00A669BF">
          <w:rPr>
            <w:rFonts w:hint="cs"/>
            <w:cs/>
          </w:rPr>
          <w:t>หลักฐาน</w:t>
        </w:r>
        <w:r w:rsidRPr="00A669BF">
          <w:rPr>
            <w:cs/>
          </w:rPr>
          <w:t>การทวนสอ</w:t>
        </w:r>
        <w:r w:rsidRPr="00A669BF">
          <w:rPr>
            <w:rFonts w:hint="cs"/>
            <w:cs/>
          </w:rPr>
          <w:t>บ</w:t>
        </w:r>
        <w:r w:rsidRPr="00A669BF">
          <w:rPr>
            <w:cs/>
          </w:rPr>
          <w:t>การปล่อยก๊าซเรือนกระจก</w:t>
        </w:r>
        <w:r w:rsidRPr="00A847CC">
          <w:rPr>
            <w:rFonts w:hint="cs"/>
            <w:cs/>
          </w:rPr>
          <w:t xml:space="preserve"> (ถ้ามี)</w:t>
        </w:r>
      </w:ins>
    </w:p>
    <w:p w14:paraId="4DCD841B" w14:textId="77777777" w:rsidR="00DF38A4" w:rsidRPr="00A847CC" w:rsidRDefault="00DF38A4" w:rsidP="00DF38A4">
      <w:pPr>
        <w:spacing w:after="120" w:line="240" w:lineRule="auto"/>
        <w:jc w:val="thaiDistribute"/>
        <w:rPr>
          <w:ins w:id="171" w:author="JIDAPA CHAIKONG" w:date="2026-02-06T13:24:00Z" w16du:dateUtc="2026-02-06T06:24:00Z"/>
          <w:cs/>
        </w:rPr>
      </w:pPr>
    </w:p>
    <w:tbl>
      <w:tblPr>
        <w:tblW w:w="9116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"/>
        <w:gridCol w:w="3827"/>
        <w:gridCol w:w="592"/>
        <w:gridCol w:w="2016"/>
        <w:gridCol w:w="2089"/>
      </w:tblGrid>
      <w:tr w:rsidR="00DF38A4" w:rsidRPr="00A847CC" w14:paraId="1CF35B87" w14:textId="77777777" w:rsidTr="009E70E1">
        <w:trPr>
          <w:trHeight w:val="107"/>
          <w:ins w:id="172" w:author="JIDAPA CHAIKONG" w:date="2026-02-06T13:24:00Z"/>
        </w:trPr>
        <w:tc>
          <w:tcPr>
            <w:tcW w:w="592" w:type="dxa"/>
            <w:vMerge w:val="restart"/>
            <w:shd w:val="clear" w:color="auto" w:fill="D9D9D9" w:themeFill="background1" w:themeFillShade="D9"/>
            <w:vAlign w:val="center"/>
          </w:tcPr>
          <w:p w14:paraId="6051E03D" w14:textId="77777777" w:rsidR="00DF38A4" w:rsidRPr="00A669BF" w:rsidRDefault="00DF38A4" w:rsidP="009E70E1">
            <w:pPr>
              <w:spacing w:after="0"/>
              <w:jc w:val="center"/>
              <w:rPr>
                <w:ins w:id="173" w:author="JIDAPA CHAIKONG" w:date="2026-02-06T13:24:00Z" w16du:dateUtc="2026-02-06T06:24:00Z"/>
                <w:b/>
                <w:bCs/>
                <w:cs/>
              </w:rPr>
            </w:pPr>
            <w:ins w:id="174" w:author="JIDAPA CHAIKONG" w:date="2026-02-06T13:24:00Z" w16du:dateUtc="2026-02-06T06:24:00Z">
              <w:r>
                <w:rPr>
                  <w:b/>
                  <w:bCs/>
                </w:rPr>
                <w:t>No</w:t>
              </w:r>
            </w:ins>
          </w:p>
        </w:tc>
        <w:tc>
          <w:tcPr>
            <w:tcW w:w="3827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40147B99" w14:textId="77777777" w:rsidR="00DF38A4" w:rsidRPr="00A669BF" w:rsidRDefault="00DF38A4" w:rsidP="009E70E1">
            <w:pPr>
              <w:spacing w:after="0"/>
              <w:jc w:val="center"/>
              <w:rPr>
                <w:ins w:id="175" w:author="JIDAPA CHAIKONG" w:date="2026-02-06T13:24:00Z" w16du:dateUtc="2026-02-06T06:24:00Z"/>
                <w:b/>
                <w:bCs/>
              </w:rPr>
            </w:pPr>
            <w:ins w:id="176" w:author="JIDAPA CHAIKONG" w:date="2026-02-06T13:24:00Z" w16du:dateUtc="2026-02-06T06:24:00Z">
              <w:r w:rsidRPr="00A669BF">
                <w:rPr>
                  <w:b/>
                  <w:bCs/>
                </w:rPr>
                <w:t>Description</w:t>
              </w:r>
            </w:ins>
          </w:p>
        </w:tc>
        <w:tc>
          <w:tcPr>
            <w:tcW w:w="59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D66496" w14:textId="77777777" w:rsidR="00DF38A4" w:rsidRPr="00A669BF" w:rsidRDefault="00DF38A4" w:rsidP="009E70E1">
            <w:pPr>
              <w:spacing w:after="0"/>
              <w:jc w:val="center"/>
              <w:rPr>
                <w:ins w:id="177" w:author="JIDAPA CHAIKONG" w:date="2026-02-06T13:24:00Z" w16du:dateUtc="2026-02-06T06:24:00Z"/>
                <w:b/>
                <w:bCs/>
                <w:cs/>
              </w:rPr>
            </w:pPr>
            <w:ins w:id="178" w:author="JIDAPA CHAIKONG" w:date="2026-02-06T13:24:00Z" w16du:dateUtc="2026-02-06T06:24:00Z">
              <w:r w:rsidRPr="00A669BF">
                <w:rPr>
                  <w:b/>
                  <w:bCs/>
                </w:rPr>
                <w:t>QTY</w:t>
              </w:r>
            </w:ins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DDBDAF" w14:textId="77777777" w:rsidR="00DF38A4" w:rsidRPr="00A669BF" w:rsidRDefault="00DF38A4" w:rsidP="009E70E1">
            <w:pPr>
              <w:spacing w:after="0"/>
              <w:jc w:val="center"/>
              <w:rPr>
                <w:ins w:id="179" w:author="JIDAPA CHAIKONG" w:date="2026-02-06T13:24:00Z" w16du:dateUtc="2026-02-06T06:24:00Z"/>
                <w:b/>
                <w:bCs/>
                <w:cs/>
              </w:rPr>
            </w:pPr>
            <w:ins w:id="180" w:author="JIDAPA CHAIKONG" w:date="2026-02-06T13:24:00Z" w16du:dateUtc="2026-02-06T06:24:00Z">
              <w:r w:rsidRPr="00A669BF">
                <w:rPr>
                  <w:b/>
                  <w:bCs/>
                </w:rPr>
                <w:t>GHG Emission</w:t>
              </w:r>
            </w:ins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10C2D1B2" w14:textId="77777777" w:rsidR="00DF38A4" w:rsidRPr="00A669BF" w:rsidRDefault="00DF38A4" w:rsidP="009E70E1">
            <w:pPr>
              <w:spacing w:after="0"/>
              <w:jc w:val="center"/>
              <w:rPr>
                <w:ins w:id="181" w:author="JIDAPA CHAIKONG" w:date="2026-02-06T13:24:00Z" w16du:dateUtc="2026-02-06T06:24:00Z"/>
                <w:b/>
                <w:bCs/>
                <w:cs/>
              </w:rPr>
            </w:pPr>
            <w:ins w:id="182" w:author="JIDAPA CHAIKONG" w:date="2026-02-06T13:24:00Z" w16du:dateUtc="2026-02-06T06:24:00Z">
              <w:r w:rsidRPr="00A669BF">
                <w:rPr>
                  <w:b/>
                  <w:bCs/>
                </w:rPr>
                <w:t>Total GHG Emission</w:t>
              </w:r>
            </w:ins>
          </w:p>
        </w:tc>
      </w:tr>
      <w:tr w:rsidR="00DF38A4" w:rsidRPr="00A847CC" w14:paraId="4186EE6B" w14:textId="77777777" w:rsidTr="009E70E1">
        <w:trPr>
          <w:trHeight w:val="107"/>
          <w:ins w:id="183" w:author="JIDAPA CHAIKONG" w:date="2026-02-06T13:24:00Z"/>
        </w:trPr>
        <w:tc>
          <w:tcPr>
            <w:tcW w:w="592" w:type="dxa"/>
            <w:vMerge/>
            <w:shd w:val="clear" w:color="auto" w:fill="D9D9D9" w:themeFill="background1" w:themeFillShade="D9"/>
            <w:vAlign w:val="center"/>
          </w:tcPr>
          <w:p w14:paraId="3F0B16EB" w14:textId="77777777" w:rsidR="00DF38A4" w:rsidRPr="00A669BF" w:rsidRDefault="00DF38A4" w:rsidP="009E70E1">
            <w:pPr>
              <w:spacing w:after="0"/>
              <w:jc w:val="center"/>
              <w:rPr>
                <w:ins w:id="184" w:author="JIDAPA CHAIKONG" w:date="2026-02-06T13:24:00Z" w16du:dateUtc="2026-02-06T06:24:00Z"/>
                <w:b/>
                <w:bCs/>
              </w:rPr>
            </w:pPr>
          </w:p>
        </w:tc>
        <w:tc>
          <w:tcPr>
            <w:tcW w:w="3827" w:type="dxa"/>
            <w:vMerge/>
            <w:shd w:val="clear" w:color="auto" w:fill="D9D9D9" w:themeFill="background1" w:themeFillShade="D9"/>
            <w:vAlign w:val="center"/>
          </w:tcPr>
          <w:p w14:paraId="277B1D26" w14:textId="77777777" w:rsidR="00DF38A4" w:rsidRPr="00A669BF" w:rsidRDefault="00DF38A4" w:rsidP="009E70E1">
            <w:pPr>
              <w:spacing w:after="0"/>
              <w:jc w:val="center"/>
              <w:rPr>
                <w:ins w:id="185" w:author="JIDAPA CHAIKONG" w:date="2026-02-06T13:24:00Z" w16du:dateUtc="2026-02-06T06:24:00Z"/>
                <w:b/>
                <w:bCs/>
              </w:rPr>
            </w:pPr>
          </w:p>
        </w:tc>
        <w:tc>
          <w:tcPr>
            <w:tcW w:w="592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91A043C" w14:textId="77777777" w:rsidR="00DF38A4" w:rsidRPr="00A669BF" w:rsidRDefault="00DF38A4" w:rsidP="009E70E1">
            <w:pPr>
              <w:spacing w:after="0"/>
              <w:jc w:val="center"/>
              <w:rPr>
                <w:ins w:id="186" w:author="JIDAPA CHAIKONG" w:date="2026-02-06T13:24:00Z" w16du:dateUtc="2026-02-06T06:24:00Z"/>
                <w:b/>
                <w:bCs/>
              </w:rPr>
            </w:pP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214BF0" w14:textId="77777777" w:rsidR="00DF38A4" w:rsidRPr="00A669BF" w:rsidRDefault="00DF38A4" w:rsidP="009E70E1">
            <w:pPr>
              <w:spacing w:after="0"/>
              <w:jc w:val="center"/>
              <w:rPr>
                <w:ins w:id="187" w:author="JIDAPA CHAIKONG" w:date="2026-02-06T13:24:00Z" w16du:dateUtc="2026-02-06T06:24:00Z"/>
                <w:b/>
                <w:bCs/>
                <w:cs/>
              </w:rPr>
            </w:pPr>
            <w:ins w:id="188" w:author="JIDAPA CHAIKONG" w:date="2026-02-06T13:24:00Z" w16du:dateUtc="2026-02-06T06:24:00Z">
              <w:r w:rsidRPr="00A669BF">
                <w:rPr>
                  <w:b/>
                  <w:bCs/>
                </w:rPr>
                <w:t>(kgCo2e/</w:t>
              </w:r>
              <w:r>
                <w:rPr>
                  <w:b/>
                  <w:bCs/>
                </w:rPr>
                <w:t>Unit</w:t>
              </w:r>
              <w:r w:rsidRPr="00A669BF">
                <w:rPr>
                  <w:b/>
                  <w:bCs/>
                </w:rPr>
                <w:t>)</w:t>
              </w:r>
            </w:ins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66AFD5F" w14:textId="77777777" w:rsidR="00DF38A4" w:rsidRPr="00A669BF" w:rsidRDefault="00DF38A4" w:rsidP="009E70E1">
            <w:pPr>
              <w:spacing w:after="0"/>
              <w:jc w:val="center"/>
              <w:rPr>
                <w:ins w:id="189" w:author="JIDAPA CHAIKONG" w:date="2026-02-06T13:24:00Z" w16du:dateUtc="2026-02-06T06:24:00Z"/>
                <w:b/>
                <w:bCs/>
                <w:cs/>
              </w:rPr>
            </w:pPr>
            <w:ins w:id="190" w:author="JIDAPA CHAIKONG" w:date="2026-02-06T13:24:00Z" w16du:dateUtc="2026-02-06T06:24:00Z">
              <w:r w:rsidRPr="00A669BF">
                <w:rPr>
                  <w:b/>
                  <w:bCs/>
                </w:rPr>
                <w:t>(kgCo2e)</w:t>
              </w:r>
            </w:ins>
          </w:p>
        </w:tc>
      </w:tr>
      <w:tr w:rsidR="00DF38A4" w:rsidRPr="00A847CC" w14:paraId="7E37C554" w14:textId="77777777" w:rsidTr="009E70E1">
        <w:trPr>
          <w:trHeight w:val="175"/>
          <w:ins w:id="191" w:author="JIDAPA CHAIKONG" w:date="2026-02-06T13:24:00Z"/>
        </w:trPr>
        <w:tc>
          <w:tcPr>
            <w:tcW w:w="592" w:type="dxa"/>
          </w:tcPr>
          <w:p w14:paraId="70754E98" w14:textId="77777777" w:rsidR="00DF38A4" w:rsidRPr="009E70E1" w:rsidRDefault="00DF38A4" w:rsidP="009E70E1">
            <w:pPr>
              <w:spacing w:after="0"/>
              <w:jc w:val="center"/>
              <w:rPr>
                <w:ins w:id="192" w:author="JIDAPA CHAIKONG" w:date="2026-02-06T13:24:00Z" w16du:dateUtc="2026-02-06T06:24:00Z"/>
                <w:b/>
                <w:bCs/>
                <w:i/>
                <w:iCs/>
              </w:rPr>
            </w:pPr>
          </w:p>
        </w:tc>
        <w:tc>
          <w:tcPr>
            <w:tcW w:w="3827" w:type="dxa"/>
            <w:noWrap/>
          </w:tcPr>
          <w:p w14:paraId="5F55013F" w14:textId="77777777" w:rsidR="00DF38A4" w:rsidRPr="009E70E1" w:rsidRDefault="00DF38A4" w:rsidP="009E70E1">
            <w:pPr>
              <w:spacing w:after="0"/>
              <w:rPr>
                <w:ins w:id="193" w:author="JIDAPA CHAIKONG" w:date="2026-02-06T13:24:00Z" w16du:dateUtc="2026-02-06T06:24:00Z"/>
                <w:b/>
                <w:bCs/>
                <w:i/>
                <w:iCs/>
                <w:color w:val="808080" w:themeColor="background1" w:themeShade="80"/>
              </w:rPr>
            </w:pPr>
          </w:p>
        </w:tc>
        <w:tc>
          <w:tcPr>
            <w:tcW w:w="592" w:type="dxa"/>
          </w:tcPr>
          <w:p w14:paraId="5B1DBA9B" w14:textId="77777777" w:rsidR="00DF38A4" w:rsidRPr="009E70E1" w:rsidRDefault="00DF38A4" w:rsidP="009E70E1">
            <w:pPr>
              <w:spacing w:after="0"/>
              <w:jc w:val="center"/>
              <w:rPr>
                <w:ins w:id="194" w:author="JIDAPA CHAIKONG" w:date="2026-02-06T13:24:00Z" w16du:dateUtc="2026-02-06T06:24:00Z"/>
                <w:b/>
                <w:bCs/>
                <w:i/>
                <w:iCs/>
                <w:color w:val="808080" w:themeColor="background1" w:themeShade="80"/>
              </w:rPr>
            </w:pPr>
          </w:p>
        </w:tc>
        <w:tc>
          <w:tcPr>
            <w:tcW w:w="2016" w:type="dxa"/>
            <w:tcBorders>
              <w:top w:val="single" w:sz="4" w:space="0" w:color="auto"/>
            </w:tcBorders>
          </w:tcPr>
          <w:p w14:paraId="1E8CBBA8" w14:textId="77777777" w:rsidR="00DF38A4" w:rsidRPr="009E70E1" w:rsidRDefault="00DF38A4" w:rsidP="009E70E1">
            <w:pPr>
              <w:spacing w:after="0"/>
              <w:jc w:val="right"/>
              <w:rPr>
                <w:ins w:id="195" w:author="JIDAPA CHAIKONG" w:date="2026-02-06T13:24:00Z" w16du:dateUtc="2026-02-06T06:24:00Z"/>
                <w:b/>
                <w:bCs/>
                <w:i/>
                <w:iCs/>
                <w:color w:val="808080" w:themeColor="background1" w:themeShade="80"/>
              </w:rPr>
            </w:pPr>
          </w:p>
        </w:tc>
        <w:tc>
          <w:tcPr>
            <w:tcW w:w="2089" w:type="dxa"/>
            <w:tcBorders>
              <w:top w:val="single" w:sz="4" w:space="0" w:color="auto"/>
            </w:tcBorders>
          </w:tcPr>
          <w:p w14:paraId="1807CC5D" w14:textId="77777777" w:rsidR="00DF38A4" w:rsidRPr="009E70E1" w:rsidRDefault="00DF38A4" w:rsidP="009E70E1">
            <w:pPr>
              <w:spacing w:after="0"/>
              <w:jc w:val="right"/>
              <w:rPr>
                <w:ins w:id="196" w:author="JIDAPA CHAIKONG" w:date="2026-02-06T13:24:00Z" w16du:dateUtc="2026-02-06T06:24:00Z"/>
                <w:b/>
                <w:bCs/>
                <w:i/>
                <w:iCs/>
                <w:color w:val="808080" w:themeColor="background1" w:themeShade="80"/>
              </w:rPr>
            </w:pPr>
          </w:p>
        </w:tc>
      </w:tr>
      <w:tr w:rsidR="00DF38A4" w:rsidRPr="00A847CC" w14:paraId="61389D99" w14:textId="77777777" w:rsidTr="009E70E1">
        <w:trPr>
          <w:trHeight w:val="211"/>
          <w:ins w:id="197" w:author="JIDAPA CHAIKONG" w:date="2026-02-06T13:24:00Z"/>
        </w:trPr>
        <w:tc>
          <w:tcPr>
            <w:tcW w:w="592" w:type="dxa"/>
          </w:tcPr>
          <w:p w14:paraId="3C9A1489" w14:textId="77777777" w:rsidR="00DF38A4" w:rsidRPr="00A669BF" w:rsidRDefault="00DF38A4" w:rsidP="009E70E1">
            <w:pPr>
              <w:spacing w:after="0"/>
              <w:jc w:val="center"/>
              <w:rPr>
                <w:ins w:id="198" w:author="JIDAPA CHAIKONG" w:date="2026-02-06T13:24:00Z" w16du:dateUtc="2026-02-06T06:24:00Z"/>
              </w:rPr>
            </w:pPr>
          </w:p>
        </w:tc>
        <w:tc>
          <w:tcPr>
            <w:tcW w:w="3827" w:type="dxa"/>
            <w:noWrap/>
          </w:tcPr>
          <w:p w14:paraId="7E12B0B2" w14:textId="77777777" w:rsidR="00DF38A4" w:rsidRPr="00A669BF" w:rsidRDefault="00DF38A4" w:rsidP="009E70E1">
            <w:pPr>
              <w:spacing w:after="0"/>
              <w:rPr>
                <w:ins w:id="199" w:author="JIDAPA CHAIKONG" w:date="2026-02-06T13:24:00Z" w16du:dateUtc="2026-02-06T06:24:00Z"/>
              </w:rPr>
            </w:pPr>
          </w:p>
        </w:tc>
        <w:tc>
          <w:tcPr>
            <w:tcW w:w="592" w:type="dxa"/>
          </w:tcPr>
          <w:p w14:paraId="2E119034" w14:textId="77777777" w:rsidR="00DF38A4" w:rsidRPr="00A669BF" w:rsidRDefault="00DF38A4" w:rsidP="009E70E1">
            <w:pPr>
              <w:spacing w:after="0"/>
              <w:jc w:val="center"/>
              <w:rPr>
                <w:ins w:id="200" w:author="JIDAPA CHAIKONG" w:date="2026-02-06T13:24:00Z" w16du:dateUtc="2026-02-06T06:24:00Z"/>
              </w:rPr>
            </w:pPr>
          </w:p>
        </w:tc>
        <w:tc>
          <w:tcPr>
            <w:tcW w:w="2016" w:type="dxa"/>
          </w:tcPr>
          <w:p w14:paraId="72D5F853" w14:textId="77777777" w:rsidR="00DF38A4" w:rsidRPr="00A669BF" w:rsidRDefault="00DF38A4" w:rsidP="009E70E1">
            <w:pPr>
              <w:spacing w:after="0"/>
              <w:jc w:val="center"/>
              <w:rPr>
                <w:ins w:id="201" w:author="JIDAPA CHAIKONG" w:date="2026-02-06T13:24:00Z" w16du:dateUtc="2026-02-06T06:24:00Z"/>
              </w:rPr>
            </w:pPr>
          </w:p>
        </w:tc>
        <w:tc>
          <w:tcPr>
            <w:tcW w:w="2089" w:type="dxa"/>
          </w:tcPr>
          <w:p w14:paraId="15A47567" w14:textId="77777777" w:rsidR="00DF38A4" w:rsidRPr="00A669BF" w:rsidRDefault="00DF38A4" w:rsidP="009E70E1">
            <w:pPr>
              <w:spacing w:after="0"/>
              <w:jc w:val="center"/>
              <w:rPr>
                <w:ins w:id="202" w:author="JIDAPA CHAIKONG" w:date="2026-02-06T13:24:00Z" w16du:dateUtc="2026-02-06T06:24:00Z"/>
              </w:rPr>
            </w:pPr>
          </w:p>
        </w:tc>
      </w:tr>
      <w:tr w:rsidR="00DF38A4" w:rsidRPr="00A847CC" w14:paraId="6EAF0CA2" w14:textId="77777777" w:rsidTr="009E70E1">
        <w:trPr>
          <w:trHeight w:val="211"/>
          <w:ins w:id="203" w:author="JIDAPA CHAIKONG" w:date="2026-02-06T13:24:00Z"/>
        </w:trPr>
        <w:tc>
          <w:tcPr>
            <w:tcW w:w="592" w:type="dxa"/>
          </w:tcPr>
          <w:p w14:paraId="5402E4BA" w14:textId="77777777" w:rsidR="00DF38A4" w:rsidRPr="009E70E1" w:rsidRDefault="00DF38A4" w:rsidP="009E70E1">
            <w:pPr>
              <w:spacing w:after="0"/>
              <w:jc w:val="center"/>
              <w:rPr>
                <w:ins w:id="204" w:author="JIDAPA CHAIKONG" w:date="2026-02-06T13:24:00Z" w16du:dateUtc="2026-02-06T06:24:00Z"/>
                <w:b/>
                <w:bCs/>
                <w:i/>
                <w:iCs/>
                <w:color w:val="808080" w:themeColor="background1" w:themeShade="80"/>
              </w:rPr>
            </w:pPr>
          </w:p>
        </w:tc>
        <w:tc>
          <w:tcPr>
            <w:tcW w:w="3827" w:type="dxa"/>
            <w:noWrap/>
          </w:tcPr>
          <w:p w14:paraId="0E0D8DDD" w14:textId="77777777" w:rsidR="00DF38A4" w:rsidRPr="009E70E1" w:rsidRDefault="00DF38A4" w:rsidP="009E70E1">
            <w:pPr>
              <w:spacing w:after="0"/>
              <w:jc w:val="center"/>
              <w:rPr>
                <w:ins w:id="205" w:author="JIDAPA CHAIKONG" w:date="2026-02-06T13:24:00Z" w16du:dateUtc="2026-02-06T06:24:00Z"/>
                <w:b/>
                <w:bCs/>
                <w:i/>
                <w:iCs/>
                <w:color w:val="808080" w:themeColor="background1" w:themeShade="80"/>
                <w:cs/>
              </w:rPr>
            </w:pPr>
            <w:ins w:id="206" w:author="JIDAPA CHAIKONG" w:date="2026-02-06T13:24:00Z" w16du:dateUtc="2026-02-06T06:24:00Z">
              <w:r w:rsidRPr="009E70E1">
                <w:rPr>
                  <w:b/>
                  <w:bCs/>
                  <w:i/>
                  <w:iCs/>
                  <w:color w:val="808080" w:themeColor="background1" w:themeShade="80"/>
                </w:rPr>
                <w:t xml:space="preserve">- </w:t>
              </w:r>
              <w:r w:rsidRPr="009E70E1">
                <w:rPr>
                  <w:b/>
                  <w:bCs/>
                  <w:i/>
                  <w:iCs/>
                  <w:color w:val="808080" w:themeColor="background1" w:themeShade="80"/>
                  <w:cs/>
                </w:rPr>
                <w:t>ตัวอย่าง -</w:t>
              </w:r>
            </w:ins>
          </w:p>
        </w:tc>
        <w:tc>
          <w:tcPr>
            <w:tcW w:w="592" w:type="dxa"/>
          </w:tcPr>
          <w:p w14:paraId="3908060B" w14:textId="77777777" w:rsidR="00DF38A4" w:rsidRPr="00A669BF" w:rsidRDefault="00DF38A4" w:rsidP="009E70E1">
            <w:pPr>
              <w:spacing w:after="0"/>
              <w:jc w:val="center"/>
              <w:rPr>
                <w:ins w:id="207" w:author="JIDAPA CHAIKONG" w:date="2026-02-06T13:24:00Z" w16du:dateUtc="2026-02-06T06:24:00Z"/>
              </w:rPr>
            </w:pPr>
          </w:p>
        </w:tc>
        <w:tc>
          <w:tcPr>
            <w:tcW w:w="2016" w:type="dxa"/>
          </w:tcPr>
          <w:p w14:paraId="03DC94AA" w14:textId="77777777" w:rsidR="00DF38A4" w:rsidRPr="00A669BF" w:rsidRDefault="00DF38A4" w:rsidP="009E70E1">
            <w:pPr>
              <w:spacing w:after="0"/>
              <w:jc w:val="center"/>
              <w:rPr>
                <w:ins w:id="208" w:author="JIDAPA CHAIKONG" w:date="2026-02-06T13:24:00Z" w16du:dateUtc="2026-02-06T06:24:00Z"/>
              </w:rPr>
            </w:pPr>
          </w:p>
        </w:tc>
        <w:tc>
          <w:tcPr>
            <w:tcW w:w="2089" w:type="dxa"/>
          </w:tcPr>
          <w:p w14:paraId="403FE7DE" w14:textId="77777777" w:rsidR="00DF38A4" w:rsidRPr="00A669BF" w:rsidRDefault="00DF38A4" w:rsidP="009E70E1">
            <w:pPr>
              <w:spacing w:after="0"/>
              <w:jc w:val="center"/>
              <w:rPr>
                <w:ins w:id="209" w:author="JIDAPA CHAIKONG" w:date="2026-02-06T13:24:00Z" w16du:dateUtc="2026-02-06T06:24:00Z"/>
              </w:rPr>
            </w:pPr>
          </w:p>
        </w:tc>
      </w:tr>
      <w:tr w:rsidR="00DF38A4" w:rsidRPr="00A847CC" w14:paraId="6DFBEBCF" w14:textId="77777777" w:rsidTr="009E70E1">
        <w:trPr>
          <w:trHeight w:val="211"/>
          <w:ins w:id="210" w:author="JIDAPA CHAIKONG" w:date="2026-02-06T13:24:00Z"/>
        </w:trPr>
        <w:tc>
          <w:tcPr>
            <w:tcW w:w="592" w:type="dxa"/>
          </w:tcPr>
          <w:p w14:paraId="4C848CA6" w14:textId="77777777" w:rsidR="00DF38A4" w:rsidRPr="00A669BF" w:rsidRDefault="00DF38A4" w:rsidP="009E70E1">
            <w:pPr>
              <w:spacing w:after="0"/>
              <w:jc w:val="center"/>
              <w:rPr>
                <w:ins w:id="211" w:author="JIDAPA CHAIKONG" w:date="2026-02-06T13:24:00Z" w16du:dateUtc="2026-02-06T06:24:00Z"/>
              </w:rPr>
            </w:pPr>
            <w:ins w:id="212" w:author="JIDAPA CHAIKONG" w:date="2026-02-06T13:24:00Z" w16du:dateUtc="2026-02-06T06:24:00Z">
              <w:r w:rsidRPr="002D7F7A">
                <w:rPr>
                  <w:rFonts w:hint="cs"/>
                  <w:b/>
                  <w:bCs/>
                  <w:i/>
                  <w:iCs/>
                  <w:color w:val="808080" w:themeColor="background1" w:themeShade="80"/>
                  <w:cs/>
                </w:rPr>
                <w:t>1</w:t>
              </w:r>
            </w:ins>
          </w:p>
        </w:tc>
        <w:tc>
          <w:tcPr>
            <w:tcW w:w="3827" w:type="dxa"/>
            <w:noWrap/>
          </w:tcPr>
          <w:p w14:paraId="1414A86E" w14:textId="77777777" w:rsidR="00DF38A4" w:rsidRPr="00A669BF" w:rsidRDefault="00DF38A4" w:rsidP="009E70E1">
            <w:pPr>
              <w:spacing w:after="0"/>
              <w:rPr>
                <w:ins w:id="213" w:author="JIDAPA CHAIKONG" w:date="2026-02-06T13:24:00Z" w16du:dateUtc="2026-02-06T06:24:00Z"/>
                <w:b/>
                <w:bCs/>
                <w:cs/>
              </w:rPr>
            </w:pPr>
            <w:ins w:id="214" w:author="JIDAPA CHAIKONG" w:date="2026-02-06T13:24:00Z" w16du:dateUtc="2026-02-06T06:24:00Z">
              <w:r w:rsidRPr="002D7F7A">
                <w:rPr>
                  <w:b/>
                  <w:bCs/>
                  <w:i/>
                  <w:iCs/>
                  <w:color w:val="808080" w:themeColor="background1" w:themeShade="80"/>
                </w:rPr>
                <w:t>server</w:t>
              </w:r>
            </w:ins>
          </w:p>
        </w:tc>
        <w:tc>
          <w:tcPr>
            <w:tcW w:w="592" w:type="dxa"/>
          </w:tcPr>
          <w:p w14:paraId="778E3B8E" w14:textId="77777777" w:rsidR="00DF38A4" w:rsidRPr="00A669BF" w:rsidRDefault="00DF38A4" w:rsidP="009E70E1">
            <w:pPr>
              <w:spacing w:after="0"/>
              <w:jc w:val="center"/>
              <w:rPr>
                <w:ins w:id="215" w:author="JIDAPA CHAIKONG" w:date="2026-02-06T13:24:00Z" w16du:dateUtc="2026-02-06T06:24:00Z"/>
                <w:b/>
                <w:bCs/>
              </w:rPr>
            </w:pPr>
            <w:ins w:id="216" w:author="JIDAPA CHAIKONG" w:date="2026-02-06T13:24:00Z" w16du:dateUtc="2026-02-06T06:24:00Z">
              <w:r w:rsidRPr="002D7F7A">
                <w:rPr>
                  <w:b/>
                  <w:bCs/>
                  <w:i/>
                  <w:iCs/>
                  <w:color w:val="808080" w:themeColor="background1" w:themeShade="80"/>
                </w:rPr>
                <w:t>2</w:t>
              </w:r>
            </w:ins>
          </w:p>
        </w:tc>
        <w:tc>
          <w:tcPr>
            <w:tcW w:w="2016" w:type="dxa"/>
          </w:tcPr>
          <w:p w14:paraId="268FAE40" w14:textId="77777777" w:rsidR="00DF38A4" w:rsidRPr="00A669BF" w:rsidRDefault="00DF38A4" w:rsidP="009E70E1">
            <w:pPr>
              <w:spacing w:after="0"/>
              <w:jc w:val="right"/>
              <w:rPr>
                <w:ins w:id="217" w:author="JIDAPA CHAIKONG" w:date="2026-02-06T13:24:00Z" w16du:dateUtc="2026-02-06T06:24:00Z"/>
                <w:b/>
                <w:bCs/>
              </w:rPr>
            </w:pPr>
            <w:ins w:id="218" w:author="JIDAPA CHAIKONG" w:date="2026-02-06T13:24:00Z" w16du:dateUtc="2026-02-06T06:24:00Z">
              <w:r w:rsidRPr="002D7F7A">
                <w:rPr>
                  <w:b/>
                  <w:bCs/>
                  <w:i/>
                  <w:iCs/>
                  <w:color w:val="808080" w:themeColor="background1" w:themeShade="80"/>
                </w:rPr>
                <w:t>1</w:t>
              </w:r>
              <w:r>
                <w:rPr>
                  <w:rFonts w:hint="cs"/>
                  <w:b/>
                  <w:bCs/>
                  <w:i/>
                  <w:iCs/>
                  <w:color w:val="808080" w:themeColor="background1" w:themeShade="80"/>
                  <w:cs/>
                </w:rPr>
                <w:t>50</w:t>
              </w:r>
            </w:ins>
          </w:p>
        </w:tc>
        <w:tc>
          <w:tcPr>
            <w:tcW w:w="2089" w:type="dxa"/>
          </w:tcPr>
          <w:p w14:paraId="711C83DF" w14:textId="77777777" w:rsidR="00DF38A4" w:rsidRPr="00A669BF" w:rsidRDefault="00DF38A4" w:rsidP="009E70E1">
            <w:pPr>
              <w:spacing w:after="0"/>
              <w:jc w:val="right"/>
              <w:rPr>
                <w:ins w:id="219" w:author="JIDAPA CHAIKONG" w:date="2026-02-06T13:24:00Z" w16du:dateUtc="2026-02-06T06:24:00Z"/>
                <w:b/>
                <w:bCs/>
              </w:rPr>
            </w:pPr>
            <w:ins w:id="220" w:author="JIDAPA CHAIKONG" w:date="2026-02-06T13:24:00Z" w16du:dateUtc="2026-02-06T06:24:00Z">
              <w:r w:rsidRPr="002D7F7A">
                <w:rPr>
                  <w:b/>
                  <w:bCs/>
                  <w:i/>
                  <w:iCs/>
                  <w:color w:val="808080" w:themeColor="background1" w:themeShade="80"/>
                </w:rPr>
                <w:t>3</w:t>
              </w:r>
              <w:r>
                <w:rPr>
                  <w:rFonts w:hint="cs"/>
                  <w:b/>
                  <w:bCs/>
                  <w:i/>
                  <w:iCs/>
                  <w:color w:val="808080" w:themeColor="background1" w:themeShade="80"/>
                  <w:cs/>
                </w:rPr>
                <w:t>00</w:t>
              </w:r>
            </w:ins>
          </w:p>
        </w:tc>
      </w:tr>
    </w:tbl>
    <w:p w14:paraId="6B36F99D" w14:textId="77777777" w:rsidR="006B0100" w:rsidRPr="001856CA" w:rsidRDefault="006B0100" w:rsidP="006B0100">
      <w:pPr>
        <w:spacing w:after="0" w:line="240" w:lineRule="auto"/>
        <w:rPr>
          <w:ins w:id="221" w:author="JIDAPA CHAIKONG" w:date="2026-03-16T10:46:00Z" w16du:dateUtc="2026-03-16T03:46:00Z"/>
          <w:i/>
          <w:iCs/>
        </w:rPr>
      </w:pPr>
      <w:ins w:id="222" w:author="JIDAPA CHAIKONG" w:date="2026-03-16T10:46:00Z" w16du:dateUtc="2026-03-16T03:46:00Z">
        <w:r w:rsidRPr="001856CA">
          <w:rPr>
            <w:i/>
            <w:iCs/>
          </w:rPr>
          <w:t xml:space="preserve">Remark : </w:t>
        </w:r>
        <w:r w:rsidRPr="001856CA">
          <w:rPr>
            <w:i/>
            <w:iCs/>
            <w:cs/>
          </w:rPr>
          <w:t xml:space="preserve">ข้อมูลค่า </w:t>
        </w:r>
        <w:r w:rsidRPr="001856CA">
          <w:rPr>
            <w:i/>
            <w:iCs/>
          </w:rPr>
          <w:t xml:space="preserve">GHG Emission </w:t>
        </w:r>
        <w:r w:rsidRPr="001856CA">
          <w:rPr>
            <w:i/>
            <w:iCs/>
            <w:cs/>
          </w:rPr>
          <w:t>ที่ผู้เสนอราคาส่งมา อาจนำไปใช้ประกอบการประเมินในการคัดเลือกผู้ชนะการประกวดราคา (</w:t>
        </w:r>
        <w:r w:rsidRPr="001856CA">
          <w:rPr>
            <w:i/>
            <w:iCs/>
          </w:rPr>
          <w:t>Green Procurement)</w:t>
        </w:r>
      </w:ins>
    </w:p>
    <w:p w14:paraId="2C2037D3" w14:textId="77777777" w:rsidR="00DF38A4" w:rsidRPr="006B0100" w:rsidRDefault="00DF38A4" w:rsidP="00DF38A4">
      <w:pPr>
        <w:spacing w:after="0" w:line="240" w:lineRule="auto"/>
        <w:rPr>
          <w:ins w:id="223" w:author="JIDAPA CHAIKONG" w:date="2026-02-06T13:24:00Z" w16du:dateUtc="2026-02-06T06:24:00Z"/>
          <w:color w:val="EE0000"/>
        </w:rPr>
      </w:pPr>
    </w:p>
    <w:p w14:paraId="6B0A71FE" w14:textId="77777777" w:rsidR="00DF38A4" w:rsidRPr="00150C62" w:rsidRDefault="00DF38A4" w:rsidP="00DF38A4">
      <w:pPr>
        <w:spacing w:after="120" w:line="240" w:lineRule="auto"/>
        <w:ind w:left="720"/>
        <w:jc w:val="both"/>
        <w:rPr>
          <w:ins w:id="224" w:author="JIDAPA CHAIKONG" w:date="2026-02-06T13:24:00Z" w16du:dateUtc="2026-02-06T06:24:00Z"/>
          <w:rFonts w:eastAsia="Angsana New"/>
        </w:rPr>
      </w:pPr>
      <w:ins w:id="225" w:author="JIDAPA CHAIKONG" w:date="2026-02-06T13:24:00Z" w16du:dateUtc="2026-02-06T06:24:00Z">
        <w:r w:rsidRPr="00EB0B51">
          <w:rPr>
            <w:rFonts w:eastAsia="Angsana New"/>
          </w:rPr>
          <w:t xml:space="preserve">                                                 </w:t>
        </w:r>
        <w:r w:rsidRPr="00150C62">
          <w:rPr>
            <w:rFonts w:eastAsia="Angsana New"/>
          </w:rPr>
          <w:tab/>
        </w:r>
      </w:ins>
    </w:p>
    <w:p w14:paraId="0AC3FD09" w14:textId="77777777" w:rsidR="00DF38A4" w:rsidRPr="00150C62" w:rsidRDefault="00DF38A4" w:rsidP="00DF38A4">
      <w:pPr>
        <w:spacing w:after="120" w:line="240" w:lineRule="auto"/>
        <w:ind w:left="3600" w:firstLine="720"/>
        <w:jc w:val="both"/>
        <w:rPr>
          <w:ins w:id="226" w:author="JIDAPA CHAIKONG" w:date="2026-02-06T13:24:00Z" w16du:dateUtc="2026-02-06T06:24:00Z"/>
          <w:rFonts w:eastAsia="Angsana New"/>
        </w:rPr>
      </w:pPr>
      <w:ins w:id="227" w:author="JIDAPA CHAIKONG" w:date="2026-02-06T13:24:00Z" w16du:dateUtc="2026-02-06T06:24:00Z">
        <w:r w:rsidRPr="00EB0B51">
          <w:rPr>
            <w:rFonts w:eastAsia="Angsana New"/>
            <w:cs/>
          </w:rPr>
          <w:t xml:space="preserve">    ลงชื่อ </w:t>
        </w:r>
        <w:r w:rsidRPr="00EB0B51">
          <w:rPr>
            <w:u w:val="dotted"/>
            <w:cs/>
          </w:rPr>
          <w:tab/>
        </w:r>
        <w:r w:rsidRPr="00EB0B51">
          <w:rPr>
            <w:u w:val="dotted"/>
            <w:cs/>
          </w:rPr>
          <w:tab/>
        </w:r>
        <w:r w:rsidRPr="00EB0B51">
          <w:rPr>
            <w:u w:val="dotted"/>
            <w:cs/>
          </w:rPr>
          <w:tab/>
        </w:r>
        <w:r w:rsidRPr="00EB0B51">
          <w:rPr>
            <w:u w:val="dotted"/>
            <w:cs/>
          </w:rPr>
          <w:tab/>
        </w:r>
        <w:r w:rsidRPr="00EB0B51">
          <w:rPr>
            <w:u w:val="dotted"/>
            <w:cs/>
          </w:rPr>
          <w:tab/>
        </w:r>
      </w:ins>
    </w:p>
    <w:p w14:paraId="1BCEFB25" w14:textId="77777777" w:rsidR="00DF38A4" w:rsidRPr="00150C62" w:rsidRDefault="00DF38A4" w:rsidP="00DF38A4">
      <w:pPr>
        <w:spacing w:after="120" w:line="240" w:lineRule="auto"/>
        <w:ind w:left="720"/>
        <w:rPr>
          <w:ins w:id="228" w:author="JIDAPA CHAIKONG" w:date="2026-02-06T13:24:00Z" w16du:dateUtc="2026-02-06T06:24:00Z"/>
          <w:rFonts w:eastAsia="Angsana New"/>
        </w:rPr>
      </w:pPr>
      <w:ins w:id="229" w:author="JIDAPA CHAIKONG" w:date="2026-02-06T13:24:00Z" w16du:dateUtc="2026-02-06T06:24:00Z">
        <w:r w:rsidRPr="00EB0B51">
          <w:rPr>
            <w:rFonts w:eastAsia="Angsana New"/>
          </w:rPr>
          <w:t xml:space="preserve">                             </w:t>
        </w:r>
        <w:r w:rsidRPr="00150C62">
          <w:rPr>
            <w:rFonts w:eastAsia="Angsana New"/>
          </w:rPr>
          <w:tab/>
        </w:r>
        <w:r w:rsidRPr="00150C62">
          <w:rPr>
            <w:rFonts w:eastAsia="Angsana New"/>
          </w:rPr>
          <w:tab/>
        </w:r>
        <w:r w:rsidRPr="00150C62">
          <w:rPr>
            <w:rFonts w:eastAsia="Angsana New"/>
          </w:rPr>
          <w:tab/>
        </w:r>
        <w:r w:rsidRPr="00EB0B51">
          <w:rPr>
            <w:rFonts w:eastAsia="Angsana New"/>
          </w:rPr>
          <w:t xml:space="preserve">           (</w:t>
        </w:r>
        <w:r w:rsidRPr="00EB0B51">
          <w:rPr>
            <w:u w:val="dotted"/>
          </w:rPr>
          <w:t xml:space="preserve">    </w:t>
        </w:r>
        <w:r w:rsidRPr="00EB0B51">
          <w:rPr>
            <w:u w:val="dotted"/>
          </w:rPr>
          <w:tab/>
        </w:r>
        <w:r w:rsidRPr="00EB0B51">
          <w:rPr>
            <w:u w:val="dotted"/>
          </w:rPr>
          <w:tab/>
        </w:r>
        <w:r w:rsidRPr="00EB0B51">
          <w:rPr>
            <w:u w:val="dotted"/>
          </w:rPr>
          <w:tab/>
        </w:r>
        <w:r w:rsidRPr="00EB0B51">
          <w:rPr>
            <w:u w:val="dotted"/>
          </w:rPr>
          <w:tab/>
        </w:r>
        <w:r w:rsidRPr="00EB0B51">
          <w:rPr>
            <w:u w:val="dotted"/>
          </w:rPr>
          <w:tab/>
        </w:r>
        <w:r w:rsidRPr="00EB0B51">
          <w:rPr>
            <w:rFonts w:eastAsia="Angsana New"/>
          </w:rPr>
          <w:t>)</w:t>
        </w:r>
      </w:ins>
    </w:p>
    <w:p w14:paraId="6E8568BF" w14:textId="77777777" w:rsidR="00DF38A4" w:rsidRPr="00EB0B51" w:rsidRDefault="00DF38A4" w:rsidP="00DF38A4">
      <w:pPr>
        <w:spacing w:after="120" w:line="240" w:lineRule="auto"/>
        <w:ind w:left="720"/>
        <w:jc w:val="both"/>
        <w:rPr>
          <w:ins w:id="230" w:author="JIDAPA CHAIKONG" w:date="2026-02-06T13:24:00Z" w16du:dateUtc="2026-02-06T06:24:00Z"/>
          <w:cs/>
        </w:rPr>
      </w:pPr>
      <w:ins w:id="231" w:author="JIDAPA CHAIKONG" w:date="2026-02-06T13:24:00Z" w16du:dateUtc="2026-02-06T06:24:00Z">
        <w:r w:rsidRPr="00150C62">
          <w:rPr>
            <w:rFonts w:eastAsia="Angsana New"/>
          </w:rPr>
          <w:tab/>
        </w:r>
        <w:r w:rsidRPr="00150C62">
          <w:rPr>
            <w:rFonts w:eastAsia="Angsana New"/>
          </w:rPr>
          <w:tab/>
        </w:r>
        <w:r w:rsidRPr="00150C62">
          <w:rPr>
            <w:rFonts w:eastAsia="Angsana New"/>
          </w:rPr>
          <w:tab/>
        </w:r>
        <w:r w:rsidRPr="00150C62">
          <w:rPr>
            <w:rFonts w:eastAsia="Angsana New"/>
          </w:rPr>
          <w:tab/>
        </w:r>
        <w:r w:rsidRPr="00150C62">
          <w:rPr>
            <w:rFonts w:eastAsia="Angsana New"/>
          </w:rPr>
          <w:tab/>
        </w:r>
        <w:r w:rsidRPr="00EB0B51">
          <w:rPr>
            <w:rFonts w:eastAsia="Angsana New"/>
            <w:cs/>
          </w:rPr>
          <w:t xml:space="preserve"> ตำแหน่ง </w:t>
        </w:r>
        <w:r w:rsidRPr="00EB0B51">
          <w:rPr>
            <w:u w:val="dotted"/>
            <w:cs/>
          </w:rPr>
          <w:tab/>
        </w:r>
        <w:r w:rsidRPr="00EB0B51">
          <w:rPr>
            <w:u w:val="dotted"/>
            <w:cs/>
          </w:rPr>
          <w:tab/>
        </w:r>
        <w:r w:rsidRPr="00EB0B51">
          <w:rPr>
            <w:u w:val="dotted"/>
            <w:cs/>
          </w:rPr>
          <w:tab/>
        </w:r>
        <w:r w:rsidRPr="00EB0B51">
          <w:rPr>
            <w:u w:val="dotted"/>
            <w:cs/>
          </w:rPr>
          <w:tab/>
        </w:r>
        <w:r w:rsidRPr="00EB0B51">
          <w:rPr>
            <w:u w:val="dotted"/>
            <w:cs/>
          </w:rPr>
          <w:tab/>
        </w:r>
      </w:ins>
    </w:p>
    <w:p w14:paraId="0F104AF8" w14:textId="77777777" w:rsidR="00DF38A4" w:rsidRDefault="00DF38A4" w:rsidP="00DF38A4">
      <w:pPr>
        <w:tabs>
          <w:tab w:val="left" w:pos="0"/>
        </w:tabs>
        <w:spacing w:after="0"/>
        <w:jc w:val="center"/>
        <w:rPr>
          <w:ins w:id="232" w:author="JIDAPA CHAIKONG" w:date="2026-02-06T13:24:00Z" w16du:dateUtc="2026-02-06T06:24:00Z"/>
        </w:rPr>
      </w:pPr>
      <w:ins w:id="233" w:author="JIDAPA CHAIKONG" w:date="2026-02-06T13:24:00Z" w16du:dateUtc="2026-02-06T06:24:00Z">
        <w:r w:rsidRPr="00EB0B51">
          <w:rPr>
            <w:rFonts w:eastAsia="Angsana New"/>
            <w:cs/>
          </w:rPr>
          <w:t xml:space="preserve">                                                                    ประทับตราบริษัท (ถ้ามี – ให้ประทับตราทุกหน้า) </w:t>
        </w:r>
        <w:r w:rsidRPr="00003E3F">
          <w:tab/>
        </w:r>
      </w:ins>
    </w:p>
    <w:p w14:paraId="7F18CF00" w14:textId="77777777" w:rsidR="00DF38A4" w:rsidRDefault="00DF38A4" w:rsidP="00DF38A4">
      <w:pPr>
        <w:tabs>
          <w:tab w:val="left" w:pos="0"/>
        </w:tabs>
        <w:spacing w:after="0"/>
        <w:jc w:val="center"/>
        <w:rPr>
          <w:ins w:id="234" w:author="JIDAPA CHAIKONG" w:date="2026-02-06T13:24:00Z" w16du:dateUtc="2026-02-06T06:24:00Z"/>
        </w:rPr>
      </w:pPr>
    </w:p>
    <w:p w14:paraId="75CA3B11" w14:textId="77777777" w:rsidR="00DF38A4" w:rsidRDefault="00DF38A4" w:rsidP="00DF38A4">
      <w:pPr>
        <w:tabs>
          <w:tab w:val="left" w:pos="0"/>
        </w:tabs>
        <w:spacing w:after="0"/>
        <w:jc w:val="center"/>
        <w:rPr>
          <w:ins w:id="235" w:author="JIDAPA CHAIKONG" w:date="2026-02-06T13:24:00Z" w16du:dateUtc="2026-02-06T06:24:00Z"/>
        </w:rPr>
      </w:pPr>
    </w:p>
    <w:p w14:paraId="6A48F5FB" w14:textId="77777777" w:rsidR="00DF38A4" w:rsidRDefault="00DF38A4" w:rsidP="00DF38A4">
      <w:pPr>
        <w:tabs>
          <w:tab w:val="left" w:pos="0"/>
        </w:tabs>
        <w:spacing w:after="0"/>
        <w:jc w:val="center"/>
        <w:rPr>
          <w:ins w:id="236" w:author="JIDAPA CHAIKONG" w:date="2026-02-06T13:24:00Z" w16du:dateUtc="2026-02-06T06:24:00Z"/>
        </w:rPr>
      </w:pPr>
    </w:p>
    <w:p w14:paraId="69279C80" w14:textId="77777777" w:rsidR="00DF38A4" w:rsidRDefault="00DF38A4" w:rsidP="00DF38A4">
      <w:pPr>
        <w:tabs>
          <w:tab w:val="left" w:pos="0"/>
        </w:tabs>
        <w:spacing w:after="0"/>
        <w:jc w:val="center"/>
        <w:rPr>
          <w:ins w:id="237" w:author="JIDAPA CHAIKONG" w:date="2026-02-06T13:24:00Z" w16du:dateUtc="2026-02-06T06:24:00Z"/>
        </w:rPr>
      </w:pPr>
    </w:p>
    <w:p w14:paraId="2FABD90F" w14:textId="77777777" w:rsidR="00DF38A4" w:rsidRPr="00082D50" w:rsidRDefault="00DF38A4" w:rsidP="00DF38A4">
      <w:pPr>
        <w:tabs>
          <w:tab w:val="left" w:pos="0"/>
        </w:tabs>
        <w:spacing w:after="0"/>
        <w:jc w:val="center"/>
        <w:rPr>
          <w:ins w:id="238" w:author="JIDAPA CHAIKONG" w:date="2026-02-06T13:24:00Z" w16du:dateUtc="2026-02-06T06:24:00Z"/>
          <w:cs/>
        </w:rPr>
      </w:pPr>
    </w:p>
    <w:p w14:paraId="6C257150" w14:textId="77777777" w:rsidR="00DF38A4" w:rsidRPr="00DF38A4" w:rsidRDefault="00DF38A4" w:rsidP="00BE4A40">
      <w:pPr>
        <w:tabs>
          <w:tab w:val="left" w:pos="0"/>
        </w:tabs>
        <w:spacing w:after="0"/>
        <w:jc w:val="center"/>
        <w:rPr>
          <w:ins w:id="239" w:author="JIDAPA CHAIKONG" w:date="2026-02-06T13:23:00Z" w16du:dateUtc="2026-02-06T06:23:00Z"/>
        </w:rPr>
      </w:pPr>
    </w:p>
    <w:p w14:paraId="1B9F14EC" w14:textId="77777777" w:rsidR="00DF38A4" w:rsidRPr="00082D50" w:rsidRDefault="00DF38A4" w:rsidP="006B0100">
      <w:pPr>
        <w:tabs>
          <w:tab w:val="left" w:pos="0"/>
        </w:tabs>
        <w:spacing w:after="0"/>
        <w:jc w:val="center"/>
        <w:rPr>
          <w:cs/>
        </w:rPr>
      </w:pPr>
    </w:p>
    <w:sectPr w:rsidR="00DF38A4" w:rsidRPr="00082D50" w:rsidSect="00F93EA5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ONGKIDAKAN DOUNGDEE" w:date="2022-04-29T19:01:00Z" w:initials="KD">
    <w:p w14:paraId="130B77DA" w14:textId="373F3D69" w:rsidR="001E6CF8" w:rsidRPr="009520D6" w:rsidRDefault="001E6CF8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>
        <w:rPr>
          <w:rFonts w:ascii="Tahoma" w:hAnsi="Tahoma" w:cs="Tahoma"/>
          <w:szCs w:val="20"/>
          <w:highlight w:val="yellow"/>
        </w:rPr>
        <w:t xml:space="preserve">Noted to </w:t>
      </w:r>
      <w:r w:rsidR="00C90C81">
        <w:rPr>
          <w:rFonts w:ascii="Tahoma" w:hAnsi="Tahoma" w:cs="Tahoma"/>
          <w:szCs w:val="20"/>
          <w:highlight w:val="yellow"/>
        </w:rPr>
        <w:t>Internal</w:t>
      </w:r>
      <w:r w:rsidRPr="009520D6">
        <w:rPr>
          <w:rFonts w:ascii="Tahoma" w:hAnsi="Tahoma" w:cs="Tahoma"/>
          <w:szCs w:val="20"/>
          <w:highlight w:val="yellow"/>
        </w:rPr>
        <w:t>:</w:t>
      </w:r>
    </w:p>
    <w:p w14:paraId="3522B70E" w14:textId="77777777" w:rsidR="001E6CF8" w:rsidRPr="009520D6" w:rsidRDefault="001E6CF8">
      <w:pPr>
        <w:pStyle w:val="CommentText"/>
        <w:rPr>
          <w:rFonts w:ascii="Tahoma" w:hAnsi="Tahoma" w:cs="Tahoma"/>
          <w:szCs w:val="20"/>
        </w:rPr>
      </w:pPr>
    </w:p>
    <w:p w14:paraId="6F024C70" w14:textId="5E1E2C3C" w:rsidR="001E6CF8" w:rsidRPr="00F70866" w:rsidRDefault="00525D4D" w:rsidP="00525D4D">
      <w:pPr>
        <w:pStyle w:val="CommentText"/>
        <w:rPr>
          <w:rFonts w:ascii="Tahoma" w:hAnsi="Tahoma" w:cs="Tahoma"/>
          <w:szCs w:val="20"/>
          <w:cs/>
        </w:rPr>
      </w:pPr>
      <w:r w:rsidRPr="007B0F65">
        <w:rPr>
          <w:rFonts w:ascii="Tahoma" w:hAnsi="Tahoma" w:cs="Tahoma"/>
          <w:szCs w:val="20"/>
          <w:cs/>
        </w:rPr>
        <w:t>ตามที่ได้หารือร่วมกับ</w:t>
      </w:r>
      <w:r w:rsidR="0064588B">
        <w:rPr>
          <w:rFonts w:ascii="Tahoma" w:hAnsi="Tahoma" w:cs="Tahoma" w:hint="cs"/>
          <w:szCs w:val="20"/>
          <w:cs/>
        </w:rPr>
        <w:t>ที่ปรึกษากฎหมาย</w:t>
      </w:r>
      <w:r w:rsidRPr="009520D6">
        <w:rPr>
          <w:rFonts w:ascii="Tahoma" w:hAnsi="Tahoma" w:cs="Tahoma"/>
          <w:szCs w:val="20"/>
        </w:rPr>
        <w:t xml:space="preserve"> </w:t>
      </w:r>
      <w:r>
        <w:rPr>
          <w:rFonts w:ascii="Tahoma" w:hAnsi="Tahoma" w:cs="Tahoma" w:hint="cs"/>
          <w:szCs w:val="20"/>
          <w:cs/>
        </w:rPr>
        <w:t xml:space="preserve">และฝ่ายจัดหา </w:t>
      </w:r>
      <w:r w:rsidRPr="007B0F65">
        <w:rPr>
          <w:rFonts w:ascii="Tahoma" w:hAnsi="Tahoma" w:cs="Tahoma" w:hint="cs"/>
          <w:szCs w:val="20"/>
          <w:cs/>
        </w:rPr>
        <w:t xml:space="preserve">มีจุดประสงค์ให้ </w:t>
      </w:r>
      <w:r>
        <w:rPr>
          <w:rFonts w:ascii="Tahoma" w:hAnsi="Tahoma" w:cs="Tahoma"/>
          <w:szCs w:val="20"/>
        </w:rPr>
        <w:t xml:space="preserve">TOR </w:t>
      </w:r>
      <w:r w:rsidRPr="007B0F65">
        <w:rPr>
          <w:rFonts w:ascii="Tahoma" w:hAnsi="Tahoma" w:cs="Tahoma"/>
          <w:szCs w:val="20"/>
          <w:cs/>
        </w:rPr>
        <w:t>ใช้กับงานที่มีมูลค่</w:t>
      </w:r>
      <w:r>
        <w:rPr>
          <w:rFonts w:ascii="Tahoma" w:hAnsi="Tahoma" w:cs="Tahoma" w:hint="cs"/>
          <w:szCs w:val="20"/>
          <w:cs/>
        </w:rPr>
        <w:t>าตั้งแต่</w:t>
      </w:r>
      <w:r w:rsidRPr="007B0F65">
        <w:rPr>
          <w:rFonts w:ascii="Tahoma" w:hAnsi="Tahoma" w:cs="Tahoma"/>
          <w:szCs w:val="20"/>
          <w:cs/>
        </w:rPr>
        <w:t xml:space="preserve"> </w:t>
      </w:r>
      <w:r w:rsidRPr="00D30CDD">
        <w:rPr>
          <w:rFonts w:ascii="Tahoma" w:hAnsi="Tahoma" w:cs="Tahoma"/>
          <w:szCs w:val="20"/>
        </w:rPr>
        <w:t>500</w:t>
      </w:r>
      <w:r w:rsidRPr="00BC0F34">
        <w:rPr>
          <w:rFonts w:ascii="Tahoma" w:hAnsi="Tahoma" w:cs="Tahoma"/>
          <w:szCs w:val="20"/>
        </w:rPr>
        <w:t>,</w:t>
      </w:r>
      <w:r w:rsidRPr="00D30CDD">
        <w:rPr>
          <w:rFonts w:ascii="Tahoma" w:hAnsi="Tahoma" w:cs="Tahoma"/>
          <w:szCs w:val="20"/>
        </w:rPr>
        <w:t xml:space="preserve">001 </w:t>
      </w:r>
      <w:r w:rsidRPr="007B0F65">
        <w:rPr>
          <w:rFonts w:ascii="Tahoma" w:hAnsi="Tahoma" w:cs="Tahoma"/>
          <w:szCs w:val="20"/>
          <w:cs/>
        </w:rPr>
        <w:t>บาท</w:t>
      </w:r>
      <w:r>
        <w:rPr>
          <w:rFonts w:ascii="Tahoma" w:hAnsi="Tahoma" w:cs="Tahoma" w:hint="cs"/>
          <w:szCs w:val="20"/>
          <w:cs/>
        </w:rPr>
        <w:t xml:space="preserve"> ขึ้นไป</w:t>
      </w:r>
    </w:p>
  </w:comment>
  <w:comment w:id="1" w:author="KONGKIDAKAN DOUNGDEE" w:date="2022-08-17T15:36:00Z" w:initials="KD">
    <w:p w14:paraId="3B169140" w14:textId="3F72E957" w:rsidR="009B513A" w:rsidRDefault="009B513A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2" w:author="KONGKIDAKAN DOUNGDEE" w:date="2022-08-17T15:28:00Z" w:initials="KD">
    <w:p w14:paraId="30BBAF8B" w14:textId="342C7563" w:rsidR="00525D4D" w:rsidRPr="00525D4D" w:rsidRDefault="00525D4D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3" w:author="KONGKIDAKAN DOUNGDEE" w:date="2022-08-17T15:36:00Z" w:initials="KD">
    <w:p w14:paraId="366E82C0" w14:textId="3A68DDB1" w:rsidR="009B513A" w:rsidRDefault="009B513A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4" w:author="KONGKIDAKAN DOUNGDEE" w:date="2022-08-17T15:36:00Z" w:initials="KD">
    <w:p w14:paraId="640D9B93" w14:textId="426B19EF" w:rsidR="009B513A" w:rsidRDefault="009B513A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5" w:author="KONGKIDAKAN DOUNGDEE" w:date="2022-08-17T15:36:00Z" w:initials="KD">
    <w:p w14:paraId="21CED099" w14:textId="04D9F594" w:rsidR="009B513A" w:rsidRDefault="009B513A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6" w:author="KONGKIDAKAN DOUNGDEE" w:date="2022-08-17T15:37:00Z" w:initials="KD">
    <w:p w14:paraId="38AEED7B" w14:textId="6388F88B" w:rsidR="009B513A" w:rsidRDefault="009B513A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7" w:author="PATTARAPON KHUNAKRIDATIKARN" w:date="2022-08-08T09:02:00Z" w:initials="PK">
    <w:p w14:paraId="4BBC5E25" w14:textId="7CDBC665" w:rsidR="001E6CF8" w:rsidRPr="006606E1" w:rsidRDefault="001E6CF8">
      <w:pPr>
        <w:pStyle w:val="CommentText"/>
        <w:rPr>
          <w:rFonts w:ascii="Tahoma" w:hAnsi="Tahoma" w:cs="Tahoma"/>
          <w:sz w:val="14"/>
          <w:szCs w:val="20"/>
          <w:cs/>
        </w:rPr>
      </w:pPr>
      <w:r>
        <w:rPr>
          <w:rStyle w:val="CommentReference"/>
        </w:rPr>
        <w:annotationRef/>
      </w:r>
      <w:r w:rsidR="009B513A" w:rsidRPr="00525D4D">
        <w:rPr>
          <w:rFonts w:ascii="Tahoma" w:hAnsi="Tahoma" w:cs="Tahoma"/>
          <w:szCs w:val="20"/>
          <w:cs/>
        </w:rPr>
        <w:t>โปรดระบุ</w:t>
      </w:r>
      <w:r w:rsidR="009B513A">
        <w:rPr>
          <w:rFonts w:ascii="Tahoma" w:hAnsi="Tahoma" w:cs="Tahoma" w:hint="cs"/>
          <w:szCs w:val="20"/>
          <w:cs/>
        </w:rPr>
        <w:t xml:space="preserve"> โดย</w:t>
      </w:r>
      <w:r w:rsidRPr="006606E1">
        <w:rPr>
          <w:rFonts w:ascii="Tahoma" w:hAnsi="Tahoma" w:cs="Tahoma" w:hint="cs"/>
          <w:sz w:val="14"/>
          <w:szCs w:val="20"/>
          <w:cs/>
        </w:rPr>
        <w:t>พิจารณาถึง</w:t>
      </w:r>
      <w:r>
        <w:rPr>
          <w:rFonts w:ascii="Tahoma" w:hAnsi="Tahoma" w:cs="Tahoma" w:hint="cs"/>
          <w:sz w:val="14"/>
          <w:szCs w:val="20"/>
          <w:cs/>
        </w:rPr>
        <w:t>ความเสี่ยงใน</w:t>
      </w:r>
      <w:r w:rsidRPr="006606E1">
        <w:rPr>
          <w:rFonts w:ascii="Tahoma" w:hAnsi="Tahoma" w:cs="Tahoma" w:hint="cs"/>
          <w:sz w:val="14"/>
          <w:szCs w:val="20"/>
          <w:cs/>
        </w:rPr>
        <w:t>เรื่อง</w:t>
      </w:r>
      <w:r>
        <w:rPr>
          <w:rFonts w:ascii="Tahoma" w:hAnsi="Tahoma" w:cs="Tahoma" w:hint="cs"/>
          <w:sz w:val="14"/>
          <w:szCs w:val="20"/>
          <w:cs/>
        </w:rPr>
        <w:t>ของทุนจดทะเบียนจะต้องจำนวนเท่าใด ต่อ</w:t>
      </w:r>
      <w:r w:rsidRPr="006606E1">
        <w:rPr>
          <w:rFonts w:ascii="Tahoma" w:hAnsi="Tahoma" w:cs="Tahoma" w:hint="cs"/>
          <w:sz w:val="14"/>
          <w:szCs w:val="20"/>
          <w:cs/>
        </w:rPr>
        <w:t>มูลค่าโครงการ</w:t>
      </w:r>
      <w:r>
        <w:rPr>
          <w:rFonts w:ascii="Tahoma" w:hAnsi="Tahoma" w:cs="Tahoma" w:hint="cs"/>
          <w:sz w:val="14"/>
          <w:szCs w:val="20"/>
          <w:cs/>
        </w:rPr>
        <w:t>ฯ</w:t>
      </w:r>
    </w:p>
  </w:comment>
  <w:comment w:id="8" w:author="KONGKIDAKAN DOUNGDEE" w:date="2022-08-17T15:37:00Z" w:initials="KD">
    <w:p w14:paraId="18B3EA74" w14:textId="2C33E9AC" w:rsidR="009B513A" w:rsidRDefault="009B513A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9" w:author="PATTARAPON KHUNAKRIDATIKARN" w:date="2022-08-08T09:05:00Z" w:initials="PK">
    <w:p w14:paraId="5162C153" w14:textId="55D035FC" w:rsidR="001E6CF8" w:rsidRPr="006606E1" w:rsidRDefault="001E6CF8">
      <w:pPr>
        <w:pStyle w:val="CommentText"/>
        <w:rPr>
          <w:rFonts w:ascii="Tahoma" w:hAnsi="Tahoma" w:cs="Tahoma"/>
          <w:sz w:val="14"/>
          <w:szCs w:val="20"/>
        </w:rPr>
      </w:pPr>
      <w:r>
        <w:rPr>
          <w:rStyle w:val="CommentReference"/>
        </w:rPr>
        <w:annotationRef/>
      </w:r>
      <w:r w:rsidRPr="006606E1">
        <w:rPr>
          <w:rFonts w:ascii="Tahoma" w:hAnsi="Tahoma" w:cs="Tahoma"/>
          <w:sz w:val="14"/>
          <w:szCs w:val="20"/>
          <w:cs/>
        </w:rPr>
        <w:t>โปรดพิจารณา</w:t>
      </w:r>
      <w:r w:rsidR="007F4BEB">
        <w:rPr>
          <w:rFonts w:ascii="Tahoma" w:hAnsi="Tahoma" w:cs="Tahoma"/>
          <w:sz w:val="14"/>
          <w:szCs w:val="20"/>
        </w:rPr>
        <w:t xml:space="preserve"> (</w:t>
      </w:r>
      <w:r w:rsidR="007F4BEB">
        <w:rPr>
          <w:rFonts w:ascii="Tahoma" w:hAnsi="Tahoma" w:cs="Tahoma" w:hint="cs"/>
          <w:sz w:val="14"/>
          <w:szCs w:val="20"/>
          <w:cs/>
        </w:rPr>
        <w:t>ถ้ามี</w:t>
      </w:r>
      <w:r w:rsidR="007F4BEB">
        <w:rPr>
          <w:rFonts w:ascii="Tahoma" w:hAnsi="Tahoma" w:cs="Tahoma"/>
          <w:sz w:val="14"/>
          <w:szCs w:val="20"/>
        </w:rPr>
        <w:t>)</w:t>
      </w:r>
    </w:p>
  </w:comment>
  <w:comment w:id="10" w:author="PATTARAPON KHUNAKRIDATIKARN" w:date="2022-08-08T09:02:00Z" w:initials="PK">
    <w:p w14:paraId="35304E44" w14:textId="4ECA77BD" w:rsidR="001E6CF8" w:rsidRPr="005A247C" w:rsidRDefault="001E6CF8">
      <w:pPr>
        <w:pStyle w:val="CommentText"/>
        <w:rPr>
          <w:rFonts w:ascii="Tahoma" w:hAnsi="Tahoma" w:cs="Tahoma"/>
          <w:sz w:val="14"/>
          <w:szCs w:val="20"/>
          <w:cs/>
        </w:rPr>
      </w:pPr>
      <w:r>
        <w:rPr>
          <w:rStyle w:val="CommentReference"/>
        </w:rPr>
        <w:annotationRef/>
      </w:r>
      <w:r w:rsidRPr="005A247C">
        <w:rPr>
          <w:rFonts w:ascii="Tahoma" w:hAnsi="Tahoma" w:cs="Tahoma"/>
          <w:sz w:val="14"/>
          <w:szCs w:val="20"/>
          <w:cs/>
        </w:rPr>
        <w:t>โปรดพิจารณาหากต้องการเพิ่มคุณสมบัติเฉพาะ</w:t>
      </w:r>
    </w:p>
  </w:comment>
  <w:comment w:id="11" w:author="KONGKIDAKAN DOUNGDEE" w:date="2022-08-17T16:48:00Z" w:initials="KD">
    <w:p w14:paraId="4D458833" w14:textId="4A74ECFF" w:rsidR="007D7198" w:rsidRDefault="007D7198">
      <w:pPr>
        <w:pStyle w:val="CommentText"/>
      </w:pPr>
      <w:r>
        <w:rPr>
          <w:rStyle w:val="CommentReference"/>
        </w:rPr>
        <w:annotationRef/>
      </w:r>
      <w:r w:rsidRPr="00FE412D">
        <w:rPr>
          <w:rFonts w:ascii="Tahoma" w:hAnsi="Tahoma" w:cs="Tahoma"/>
          <w:color w:val="000000" w:themeColor="text1"/>
          <w:szCs w:val="20"/>
          <w:cs/>
        </w:rPr>
        <w:t>โปรดเลือกอย่างใดอย่างหนึ่ง</w:t>
      </w:r>
    </w:p>
  </w:comment>
  <w:comment w:id="13" w:author="KONGKIDAKAN DOUNGDEE" w:date="2022-08-09T16:31:00Z" w:initials="KD">
    <w:p w14:paraId="31A5B0C9" w14:textId="77777777" w:rsidR="00CD33D0" w:rsidRDefault="00CD33D0" w:rsidP="00CD33D0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3C7BDE12" w14:textId="77777777" w:rsidR="00CD33D0" w:rsidRDefault="00CD33D0" w:rsidP="00CD33D0">
      <w:pPr>
        <w:pStyle w:val="CommentText"/>
        <w:rPr>
          <w:rFonts w:ascii="Tahoma" w:hAnsi="Tahoma" w:cs="Tahoma"/>
          <w:szCs w:val="20"/>
        </w:rPr>
      </w:pPr>
    </w:p>
    <w:p w14:paraId="2394BC39" w14:textId="4868ED23" w:rsidR="00CD33D0" w:rsidRDefault="00CD33D0" w:rsidP="00CD33D0">
      <w:pPr>
        <w:pStyle w:val="CommentText"/>
      </w:pPr>
      <w:r>
        <w:rPr>
          <w:rFonts w:ascii="Tahoma" w:hAnsi="Tahoma" w:cs="Tahoma" w:hint="cs"/>
          <w:szCs w:val="20"/>
          <w:cs/>
        </w:rPr>
        <w:t xml:space="preserve">ตามที่หารือร่วมกับฝ่ายจัดหาแจ้งว่างานมูลค่า </w:t>
      </w:r>
      <w:r w:rsidRPr="00AF2495">
        <w:rPr>
          <w:rFonts w:ascii="Tahoma" w:hAnsi="Tahoma" w:cs="Tahoma"/>
          <w:szCs w:val="20"/>
        </w:rPr>
        <w:t xml:space="preserve">500,001 – 2,000,000 </w:t>
      </w:r>
      <w:r w:rsidRPr="00AF2495">
        <w:rPr>
          <w:rFonts w:ascii="Tahoma" w:hAnsi="Tahoma" w:cs="Tahoma"/>
          <w:szCs w:val="20"/>
          <w:cs/>
        </w:rPr>
        <w:t>บาท</w:t>
      </w:r>
      <w:r>
        <w:rPr>
          <w:rFonts w:ascii="Tahoma" w:hAnsi="Tahoma" w:cs="Tahoma" w:hint="cs"/>
          <w:szCs w:val="20"/>
          <w:cs/>
        </w:rPr>
        <w:t xml:space="preserve"> </w:t>
      </w:r>
      <w:r>
        <w:rPr>
          <w:rFonts w:ascii="Tahoma" w:hAnsi="Tahoma" w:cs="Tahoma"/>
          <w:szCs w:val="20"/>
        </w:rPr>
        <w:t>(</w:t>
      </w:r>
      <w:r>
        <w:rPr>
          <w:rFonts w:ascii="Tahoma" w:hAnsi="Tahoma" w:cs="Tahoma" w:hint="cs"/>
          <w:szCs w:val="20"/>
          <w:cs/>
        </w:rPr>
        <w:t xml:space="preserve">ซึ่งเดิมต้องออก </w:t>
      </w:r>
      <w:r>
        <w:rPr>
          <w:rFonts w:ascii="Tahoma" w:hAnsi="Tahoma" w:cs="Tahoma"/>
          <w:szCs w:val="20"/>
        </w:rPr>
        <w:t xml:space="preserve">RFP) </w:t>
      </w:r>
      <w:r>
        <w:rPr>
          <w:rFonts w:ascii="Tahoma" w:hAnsi="Tahoma" w:cs="Tahoma" w:hint="cs"/>
          <w:szCs w:val="20"/>
          <w:cs/>
        </w:rPr>
        <w:t>อาจจะไม่มีความจำเป็นต้อง</w:t>
      </w:r>
      <w:r w:rsidR="00FE412D">
        <w:rPr>
          <w:rFonts w:ascii="Tahoma" w:hAnsi="Tahoma" w:cs="Tahoma" w:hint="cs"/>
          <w:szCs w:val="20"/>
          <w:cs/>
        </w:rPr>
        <w:t>ให้ผู้เสนองานยื่น</w:t>
      </w:r>
      <w:r>
        <w:rPr>
          <w:rFonts w:ascii="Tahoma" w:hAnsi="Tahoma" w:cs="Tahoma" w:hint="cs"/>
          <w:szCs w:val="20"/>
          <w:cs/>
        </w:rPr>
        <w:t xml:space="preserve">เอกสารครบทุกรายการตามที่ระบุไว้ใน </w:t>
      </w:r>
      <w:r>
        <w:rPr>
          <w:rFonts w:ascii="Tahoma" w:hAnsi="Tahoma" w:cs="Tahoma"/>
          <w:szCs w:val="20"/>
        </w:rPr>
        <w:t>T</w:t>
      </w:r>
      <w:r w:rsidR="00FE412D">
        <w:rPr>
          <w:rFonts w:ascii="Tahoma" w:hAnsi="Tahoma" w:cs="Tahoma"/>
          <w:szCs w:val="20"/>
        </w:rPr>
        <w:t>O</w:t>
      </w:r>
      <w:r>
        <w:rPr>
          <w:rFonts w:ascii="Tahoma" w:hAnsi="Tahoma" w:cs="Tahoma"/>
          <w:szCs w:val="20"/>
        </w:rPr>
        <w:t xml:space="preserve">R </w:t>
      </w:r>
      <w:r>
        <w:rPr>
          <w:rFonts w:ascii="Tahoma" w:hAnsi="Tahoma" w:cs="Tahoma" w:hint="cs"/>
          <w:szCs w:val="20"/>
          <w:cs/>
        </w:rPr>
        <w:t xml:space="preserve">นี้ </w:t>
      </w:r>
      <w:r w:rsidR="00FE412D">
        <w:rPr>
          <w:rFonts w:ascii="Tahoma" w:hAnsi="Tahoma" w:cs="Tahoma" w:hint="cs"/>
          <w:szCs w:val="20"/>
          <w:cs/>
        </w:rPr>
        <w:t>ดังนั้น</w:t>
      </w:r>
      <w:r>
        <w:rPr>
          <w:rFonts w:ascii="Tahoma" w:hAnsi="Tahoma" w:cs="Tahoma" w:hint="cs"/>
          <w:szCs w:val="20"/>
          <w:cs/>
        </w:rPr>
        <w:t xml:space="preserve"> ในกรณีที่เป็นงานมูลค่า </w:t>
      </w:r>
      <w:r w:rsidRPr="00AF2495">
        <w:rPr>
          <w:rFonts w:ascii="Tahoma" w:hAnsi="Tahoma" w:cs="Tahoma"/>
          <w:szCs w:val="20"/>
        </w:rPr>
        <w:t xml:space="preserve">500,001 – 2,000,000 </w:t>
      </w:r>
      <w:r w:rsidRPr="00AF2495">
        <w:rPr>
          <w:rFonts w:ascii="Tahoma" w:hAnsi="Tahoma" w:cs="Tahoma"/>
          <w:szCs w:val="20"/>
          <w:cs/>
        </w:rPr>
        <w:t>บาท</w:t>
      </w:r>
      <w:r>
        <w:rPr>
          <w:rFonts w:ascii="Tahoma" w:hAnsi="Tahoma" w:cs="Tahoma" w:hint="cs"/>
          <w:szCs w:val="20"/>
          <w:cs/>
        </w:rPr>
        <w:t xml:space="preserve"> </w:t>
      </w:r>
      <w:r w:rsidR="00FE412D">
        <w:rPr>
          <w:rFonts w:ascii="Tahoma" w:hAnsi="Tahoma" w:cs="Tahoma" w:hint="cs"/>
          <w:szCs w:val="20"/>
          <w:cs/>
        </w:rPr>
        <w:t>ขอให้</w:t>
      </w:r>
      <w:r>
        <w:rPr>
          <w:rFonts w:ascii="Tahoma" w:hAnsi="Tahoma" w:cs="Tahoma" w:hint="cs"/>
          <w:szCs w:val="20"/>
          <w:cs/>
        </w:rPr>
        <w:t>ฝ่ายจัดหาพิจารณาความเสี่ยงในส่วนของเอกสาร</w:t>
      </w:r>
      <w:r w:rsidRPr="00CD33D0">
        <w:t xml:space="preserve"> </w:t>
      </w:r>
      <w:r w:rsidRPr="00CD33D0">
        <w:rPr>
          <w:rFonts w:ascii="Tahoma" w:hAnsi="Tahoma" w:cs="Tahoma"/>
          <w:szCs w:val="20"/>
        </w:rPr>
        <w:t>nice to have</w:t>
      </w:r>
      <w:r>
        <w:rPr>
          <w:rFonts w:ascii="Tahoma" w:hAnsi="Tahoma" w:cs="Tahoma" w:hint="cs"/>
          <w:szCs w:val="20"/>
          <w:cs/>
        </w:rPr>
        <w:t xml:space="preserve"> ว่าจำเป็นที่จะให้ผู้เสนองานยื่น</w:t>
      </w:r>
      <w:r w:rsidR="00FE412D">
        <w:rPr>
          <w:rFonts w:ascii="Tahoma" w:hAnsi="Tahoma" w:cs="Tahoma" w:hint="cs"/>
          <w:szCs w:val="20"/>
          <w:cs/>
        </w:rPr>
        <w:t>เอกสารดังกล่าว</w:t>
      </w:r>
      <w:r>
        <w:rPr>
          <w:rFonts w:ascii="Tahoma" w:hAnsi="Tahoma" w:cs="Tahoma" w:hint="cs"/>
          <w:szCs w:val="20"/>
          <w:cs/>
        </w:rPr>
        <w:t>หรือไม่</w:t>
      </w:r>
      <w:r w:rsidRPr="00CD33D0">
        <w:rPr>
          <w:rFonts w:ascii="Tahoma" w:hAnsi="Tahoma" w:cs="Tahoma"/>
          <w:szCs w:val="20"/>
        </w:rPr>
        <w:t xml:space="preserve"> </w:t>
      </w:r>
      <w:r>
        <w:rPr>
          <w:rFonts w:ascii="Tahoma" w:hAnsi="Tahoma" w:cs="Tahoma"/>
          <w:szCs w:val="20"/>
        </w:rPr>
        <w:t>(</w:t>
      </w:r>
      <w:r>
        <w:rPr>
          <w:rFonts w:ascii="Tahoma" w:hAnsi="Tahoma" w:cs="Tahoma" w:hint="cs"/>
          <w:szCs w:val="20"/>
          <w:cs/>
        </w:rPr>
        <w:t>ทั้งนี้ สำหรับงาน</w:t>
      </w:r>
      <w:r w:rsidRPr="00AF2495">
        <w:rPr>
          <w:rFonts w:ascii="Tahoma" w:hAnsi="Tahoma" w:cs="Tahoma"/>
          <w:szCs w:val="20"/>
          <w:cs/>
        </w:rPr>
        <w:t>มูลค่า</w:t>
      </w:r>
      <w:r>
        <w:rPr>
          <w:rFonts w:ascii="Tahoma" w:hAnsi="Tahoma" w:cs="Tahoma" w:hint="cs"/>
          <w:szCs w:val="20"/>
          <w:cs/>
        </w:rPr>
        <w:t xml:space="preserve">มากกว่า </w:t>
      </w:r>
      <w:r w:rsidRPr="00AF2495">
        <w:rPr>
          <w:rFonts w:ascii="Tahoma" w:hAnsi="Tahoma" w:cs="Tahoma"/>
          <w:szCs w:val="20"/>
        </w:rPr>
        <w:t xml:space="preserve">2,000,000 </w:t>
      </w:r>
      <w:r w:rsidRPr="00AF2495">
        <w:rPr>
          <w:rFonts w:ascii="Tahoma" w:hAnsi="Tahoma" w:cs="Tahoma"/>
          <w:szCs w:val="20"/>
          <w:cs/>
        </w:rPr>
        <w:t>บาท</w:t>
      </w:r>
      <w:r>
        <w:rPr>
          <w:rFonts w:ascii="Tahoma" w:hAnsi="Tahoma" w:cs="Tahoma" w:hint="cs"/>
          <w:szCs w:val="20"/>
          <w:cs/>
        </w:rPr>
        <w:t xml:space="preserve"> ผู้เสนองานยังคงมีหน้าที่ต้องยื่นเอกสารให้ครบทุกรายการ</w:t>
      </w:r>
      <w:r>
        <w:rPr>
          <w:rFonts w:ascii="Tahoma" w:hAnsi="Tahoma" w:cs="Tahoma"/>
          <w:szCs w:val="20"/>
        </w:rPr>
        <w:t>)</w:t>
      </w:r>
    </w:p>
  </w:comment>
  <w:comment w:id="14" w:author="KONGKIDAKAN DOUNGDEE" w:date="2022-08-09T16:35:00Z" w:initials="KD">
    <w:p w14:paraId="3F02B210" w14:textId="77777777" w:rsidR="00CD33D0" w:rsidRDefault="00CD33D0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78E8FDEB" w14:textId="77777777" w:rsidR="00CD33D0" w:rsidRDefault="00CD33D0">
      <w:pPr>
        <w:pStyle w:val="CommentText"/>
        <w:rPr>
          <w:rFonts w:ascii="Tahoma" w:hAnsi="Tahoma" w:cs="Tahoma"/>
          <w:szCs w:val="20"/>
        </w:rPr>
      </w:pPr>
    </w:p>
    <w:p w14:paraId="0DA12955" w14:textId="1862F34F" w:rsidR="00CD33D0" w:rsidRDefault="00CD33D0">
      <w:pPr>
        <w:pStyle w:val="CommentText"/>
        <w:rPr>
          <w:cs/>
        </w:rPr>
      </w:pPr>
      <w:r w:rsidRPr="00CD33D0">
        <w:rPr>
          <w:rFonts w:ascii="Tahoma" w:hAnsi="Tahoma" w:cs="Tahoma"/>
          <w:color w:val="C00000"/>
          <w:szCs w:val="20"/>
        </w:rPr>
        <w:t xml:space="preserve">Must Have </w:t>
      </w:r>
      <w:r>
        <w:rPr>
          <w:rFonts w:ascii="Tahoma" w:hAnsi="Tahoma" w:cs="Tahoma" w:hint="cs"/>
          <w:szCs w:val="20"/>
          <w:cs/>
        </w:rPr>
        <w:t>เพื่อใช้ตรวจสอบสถานะของนิติบุคคลและผู้มีอำนาจกระทำการแทน</w:t>
      </w:r>
    </w:p>
  </w:comment>
  <w:comment w:id="15" w:author="KONGKIDAKAN DOUNGDEE" w:date="2022-08-09T16:24:00Z" w:initials="KD">
    <w:p w14:paraId="4B7FBCE5" w14:textId="77777777" w:rsidR="00AF2495" w:rsidRDefault="00AF2495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35CCC8E7" w14:textId="77777777" w:rsidR="00AF2495" w:rsidRDefault="00AF2495">
      <w:pPr>
        <w:pStyle w:val="CommentText"/>
        <w:rPr>
          <w:rFonts w:ascii="Tahoma" w:hAnsi="Tahoma" w:cs="Tahoma"/>
          <w:szCs w:val="20"/>
        </w:rPr>
      </w:pPr>
    </w:p>
    <w:p w14:paraId="4AA96128" w14:textId="7188A7E0" w:rsidR="00AF2495" w:rsidRPr="00CD33D0" w:rsidRDefault="00CD33D0">
      <w:pPr>
        <w:pStyle w:val="CommentText"/>
        <w:rPr>
          <w:rFonts w:ascii="Tahoma" w:hAnsi="Tahoma" w:cs="Tahoma"/>
          <w:color w:val="000000" w:themeColor="text1"/>
          <w:szCs w:val="20"/>
          <w:cs/>
        </w:rPr>
      </w:pPr>
      <w:r w:rsidRPr="00CD33D0">
        <w:rPr>
          <w:rFonts w:ascii="Tahoma" w:hAnsi="Tahoma" w:cs="Tahoma"/>
          <w:color w:val="00B050"/>
          <w:szCs w:val="20"/>
        </w:rPr>
        <w:t>Nice to Have</w:t>
      </w:r>
      <w:r>
        <w:rPr>
          <w:rFonts w:ascii="Tahoma" w:hAnsi="Tahoma" w:cs="Tahoma" w:hint="cs"/>
          <w:color w:val="00B050"/>
          <w:szCs w:val="20"/>
          <w:cs/>
        </w:rPr>
        <w:t xml:space="preserve"> </w:t>
      </w:r>
      <w:r>
        <w:rPr>
          <w:rFonts w:ascii="Tahoma" w:hAnsi="Tahoma" w:cs="Tahoma" w:hint="cs"/>
          <w:color w:val="000000" w:themeColor="text1"/>
          <w:szCs w:val="20"/>
          <w:cs/>
        </w:rPr>
        <w:t>เพื่อใช้ในการ</w:t>
      </w:r>
      <w:r w:rsidR="00711B8E">
        <w:rPr>
          <w:rFonts w:ascii="Tahoma" w:hAnsi="Tahoma" w:cs="Tahoma" w:hint="cs"/>
          <w:color w:val="000000" w:themeColor="text1"/>
          <w:szCs w:val="20"/>
          <w:cs/>
        </w:rPr>
        <w:t>ต</w:t>
      </w:r>
      <w:r>
        <w:rPr>
          <w:rFonts w:ascii="Tahoma" w:hAnsi="Tahoma" w:cs="Tahoma" w:hint="cs"/>
          <w:color w:val="000000" w:themeColor="text1"/>
          <w:szCs w:val="20"/>
          <w:cs/>
        </w:rPr>
        <w:t>จรวจสอบการ</w:t>
      </w:r>
      <w:r w:rsidRPr="00CD33D0">
        <w:rPr>
          <w:rFonts w:ascii="Tahoma" w:hAnsi="Tahoma" w:cs="Tahoma"/>
          <w:color w:val="000000" w:themeColor="text1"/>
          <w:szCs w:val="20"/>
          <w:cs/>
        </w:rPr>
        <w:t>มีส่วนได้เสียเกี่ยวกับกิจการของตลาดหลักทรัพย์</w:t>
      </w:r>
    </w:p>
    <w:p w14:paraId="47C5ED5F" w14:textId="77777777" w:rsidR="00CD33D0" w:rsidRPr="00CD33D0" w:rsidRDefault="00CD33D0">
      <w:pPr>
        <w:pStyle w:val="CommentText"/>
        <w:rPr>
          <w:rFonts w:ascii="Tahoma" w:hAnsi="Tahoma" w:cs="Tahoma"/>
          <w:szCs w:val="20"/>
        </w:rPr>
      </w:pPr>
    </w:p>
    <w:p w14:paraId="5D833365" w14:textId="2AC52FE6" w:rsidR="00CD33D0" w:rsidRDefault="00CD33D0">
      <w:pPr>
        <w:pStyle w:val="CommentText"/>
        <w:rPr>
          <w:cs/>
        </w:rPr>
      </w:pPr>
      <w:r w:rsidRPr="00CD33D0">
        <w:rPr>
          <w:rFonts w:ascii="Tahoma" w:hAnsi="Tahoma" w:cs="Tahoma"/>
          <w:szCs w:val="20"/>
          <w:cs/>
        </w:rPr>
        <w:t>ทั้งนี้ ขอให้พิจารณาความเห็นของฝ่ายกฎหมายเบื้องต้นประกอบการพิจารณาความเสี่ยงในงานมูลค่า 500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001 – 2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 บาท ว่าประสงค์จะให้ผู้เสนองาน</w:t>
      </w:r>
      <w:r w:rsidR="004C2C26">
        <w:rPr>
          <w:rFonts w:ascii="Tahoma" w:hAnsi="Tahoma" w:cs="Tahoma" w:hint="cs"/>
          <w:szCs w:val="20"/>
          <w:cs/>
        </w:rPr>
        <w:t>ยื่</w:t>
      </w:r>
      <w:r w:rsidRPr="00CD33D0">
        <w:rPr>
          <w:rFonts w:ascii="Tahoma" w:hAnsi="Tahoma" w:cs="Tahoma"/>
          <w:szCs w:val="20"/>
          <w:cs/>
        </w:rPr>
        <w:t>นเอกสารดังกล่าวหรือไม่</w:t>
      </w:r>
    </w:p>
  </w:comment>
  <w:comment w:id="16" w:author="KONGKIDAKAN DOUNGDEE" w:date="2022-08-09T16:39:00Z" w:initials="KD">
    <w:p w14:paraId="3A88E006" w14:textId="77777777" w:rsidR="00CD33D0" w:rsidRDefault="00CD33D0" w:rsidP="00CD33D0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30070845" w14:textId="77777777" w:rsidR="00CD33D0" w:rsidRDefault="00CD33D0" w:rsidP="00CD33D0">
      <w:pPr>
        <w:pStyle w:val="CommentText"/>
        <w:rPr>
          <w:rFonts w:ascii="Tahoma" w:hAnsi="Tahoma" w:cs="Tahoma"/>
          <w:szCs w:val="20"/>
        </w:rPr>
      </w:pPr>
    </w:p>
    <w:p w14:paraId="2F9B0434" w14:textId="18D4FA7D" w:rsidR="00CD33D0" w:rsidRDefault="00CD33D0" w:rsidP="00CD33D0">
      <w:pPr>
        <w:pStyle w:val="CommentText"/>
      </w:pPr>
      <w:r w:rsidRPr="00CD33D0">
        <w:rPr>
          <w:rFonts w:ascii="Tahoma" w:hAnsi="Tahoma" w:cs="Tahoma"/>
          <w:color w:val="C00000"/>
          <w:szCs w:val="20"/>
        </w:rPr>
        <w:t xml:space="preserve">Must Have </w:t>
      </w:r>
      <w:r>
        <w:rPr>
          <w:rFonts w:ascii="Tahoma" w:hAnsi="Tahoma" w:cs="Tahoma" w:hint="cs"/>
          <w:szCs w:val="20"/>
          <w:cs/>
        </w:rPr>
        <w:t>เพื่อใช้ตรวจสอบสถานะของนิติบุคคลและผู้มีอำนาจกระทำการแทน</w:t>
      </w:r>
    </w:p>
  </w:comment>
  <w:comment w:id="17" w:author="KONGKIDAKAN DOUNGDEE" w:date="2022-08-09T16:24:00Z" w:initials="KD">
    <w:p w14:paraId="59C829E1" w14:textId="77777777" w:rsidR="00CD33D0" w:rsidRDefault="00AF2495" w:rsidP="00CD33D0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="00CD33D0" w:rsidRPr="00C90C81">
        <w:rPr>
          <w:rFonts w:ascii="Tahoma" w:hAnsi="Tahoma" w:cs="Tahoma"/>
          <w:szCs w:val="20"/>
          <w:highlight w:val="yellow"/>
        </w:rPr>
        <w:t>Note to Internal:</w:t>
      </w:r>
    </w:p>
    <w:p w14:paraId="6EFB8A6E" w14:textId="77777777" w:rsidR="00CD33D0" w:rsidRDefault="00CD33D0" w:rsidP="00CD33D0">
      <w:pPr>
        <w:pStyle w:val="CommentText"/>
        <w:rPr>
          <w:rFonts w:ascii="Tahoma" w:hAnsi="Tahoma" w:cs="Tahoma"/>
          <w:szCs w:val="20"/>
        </w:rPr>
      </w:pPr>
    </w:p>
    <w:p w14:paraId="58B501BC" w14:textId="77777777" w:rsidR="00711B8E" w:rsidRDefault="00CD33D0" w:rsidP="00CD33D0">
      <w:pPr>
        <w:pStyle w:val="CommentText"/>
        <w:rPr>
          <w:rFonts w:ascii="Tahoma" w:hAnsi="Tahoma" w:cs="Tahoma"/>
          <w:color w:val="00B050"/>
          <w:szCs w:val="20"/>
        </w:rPr>
      </w:pPr>
      <w:r w:rsidRPr="00CD33D0">
        <w:rPr>
          <w:rFonts w:ascii="Tahoma" w:hAnsi="Tahoma" w:cs="Tahoma"/>
          <w:color w:val="00B050"/>
          <w:szCs w:val="20"/>
        </w:rPr>
        <w:t>Nice to Have</w:t>
      </w:r>
      <w:r w:rsidR="00AC4E6E">
        <w:rPr>
          <w:rFonts w:ascii="Tahoma" w:hAnsi="Tahoma" w:cs="Tahoma" w:hint="cs"/>
          <w:color w:val="00B050"/>
          <w:szCs w:val="20"/>
          <w:cs/>
        </w:rPr>
        <w:t xml:space="preserve"> </w:t>
      </w:r>
    </w:p>
    <w:p w14:paraId="506E3B6F" w14:textId="43C09493" w:rsidR="00711B8E" w:rsidRDefault="00711B8E" w:rsidP="00CD33D0">
      <w:pPr>
        <w:pStyle w:val="CommentText"/>
        <w:rPr>
          <w:rFonts w:ascii="Tahoma" w:hAnsi="Tahoma" w:cs="Tahoma"/>
          <w:color w:val="000000" w:themeColor="text1"/>
          <w:szCs w:val="20"/>
        </w:rPr>
      </w:pPr>
      <w:r>
        <w:rPr>
          <w:rFonts w:ascii="Tahoma" w:hAnsi="Tahoma" w:cs="Tahoma"/>
          <w:color w:val="000000" w:themeColor="text1"/>
          <w:szCs w:val="20"/>
        </w:rPr>
        <w:t xml:space="preserve">- </w:t>
      </w:r>
      <w:r w:rsidRPr="00711B8E">
        <w:rPr>
          <w:rFonts w:ascii="Tahoma" w:hAnsi="Tahoma" w:cs="Tahoma"/>
          <w:color w:val="000000" w:themeColor="text1"/>
          <w:szCs w:val="20"/>
          <w:cs/>
        </w:rPr>
        <w:t>หนังสือบริคณห์สนธิ</w:t>
      </w:r>
      <w:r w:rsidR="004C2C26">
        <w:rPr>
          <w:rFonts w:ascii="Tahoma" w:hAnsi="Tahoma" w:cs="Tahoma"/>
          <w:color w:val="000000" w:themeColor="text1"/>
          <w:szCs w:val="20"/>
        </w:rPr>
        <w:t>:</w:t>
      </w:r>
      <w:r w:rsidR="004C2C26">
        <w:rPr>
          <w:rFonts w:ascii="Tahoma" w:hAnsi="Tahoma" w:cs="Tahoma" w:hint="cs"/>
          <w:color w:val="000000" w:themeColor="text1"/>
          <w:szCs w:val="20"/>
          <w:cs/>
        </w:rPr>
        <w:t xml:space="preserve"> </w:t>
      </w:r>
      <w:r w:rsidRPr="00711B8E">
        <w:rPr>
          <w:rFonts w:ascii="Tahoma" w:hAnsi="Tahoma" w:cs="Tahoma"/>
          <w:color w:val="000000" w:themeColor="text1"/>
          <w:szCs w:val="20"/>
          <w:cs/>
        </w:rPr>
        <w:t>อาจจะมีความจำเป็นหากฝ่ายงานต้องการ</w:t>
      </w:r>
      <w:r w:rsidR="004C2C26">
        <w:rPr>
          <w:rFonts w:ascii="Tahoma" w:hAnsi="Tahoma" w:cs="Tahoma" w:hint="cs"/>
          <w:color w:val="000000" w:themeColor="text1"/>
          <w:szCs w:val="20"/>
          <w:cs/>
        </w:rPr>
        <w:t>ตรวจสอบ</w:t>
      </w:r>
      <w:r w:rsidRPr="00711B8E">
        <w:rPr>
          <w:rFonts w:ascii="Tahoma" w:hAnsi="Tahoma" w:cs="Tahoma"/>
          <w:color w:val="000000" w:themeColor="text1"/>
          <w:szCs w:val="20"/>
          <w:cs/>
        </w:rPr>
        <w:t>ข้อมูลแรกเริ่มตั้งแต่ก่อตั้งบริษัท (ซึ่งข้อมูลดังกล่าวอาจจะไม่มีความเป็นปัจจุบันแล้ว) เช่น ชื่อ</w:t>
      </w:r>
      <w:r w:rsidR="00D4297A">
        <w:rPr>
          <w:rFonts w:ascii="Tahoma" w:hAnsi="Tahoma" w:cs="Tahoma" w:hint="cs"/>
          <w:color w:val="000000" w:themeColor="text1"/>
          <w:szCs w:val="20"/>
          <w:cs/>
        </w:rPr>
        <w:t>บริษัท</w:t>
      </w:r>
      <w:r w:rsidRPr="00711B8E">
        <w:rPr>
          <w:rFonts w:ascii="Tahoma" w:hAnsi="Tahoma" w:cs="Tahoma"/>
          <w:color w:val="000000" w:themeColor="text1"/>
          <w:szCs w:val="20"/>
          <w:cs/>
        </w:rPr>
        <w:t xml:space="preserve"> ทุนจดทะเบียน </w:t>
      </w:r>
      <w:r w:rsidRPr="00711B8E">
        <w:rPr>
          <w:rFonts w:ascii="Tahoma" w:hAnsi="Tahoma" w:cs="Tahoma"/>
          <w:color w:val="000000" w:themeColor="text1"/>
          <w:szCs w:val="20"/>
        </w:rPr>
        <w:t xml:space="preserve">Par </w:t>
      </w:r>
      <w:r w:rsidRPr="00711B8E">
        <w:rPr>
          <w:rFonts w:ascii="Tahoma" w:hAnsi="Tahoma" w:cs="Tahoma"/>
          <w:color w:val="000000" w:themeColor="text1"/>
          <w:szCs w:val="20"/>
          <w:cs/>
        </w:rPr>
        <w:t>หุ้น เป็นต้น</w:t>
      </w:r>
    </w:p>
    <w:p w14:paraId="42FA9B2B" w14:textId="6F60D00A" w:rsidR="00CD33D0" w:rsidRDefault="00711B8E" w:rsidP="00CD33D0">
      <w:pPr>
        <w:pStyle w:val="CommentText"/>
        <w:rPr>
          <w:rFonts w:ascii="Tahoma" w:hAnsi="Tahoma" w:cs="Tahoma"/>
          <w:color w:val="000000" w:themeColor="text1"/>
          <w:szCs w:val="20"/>
        </w:rPr>
      </w:pPr>
      <w:r>
        <w:rPr>
          <w:rFonts w:ascii="Tahoma" w:hAnsi="Tahoma" w:cs="Tahoma"/>
          <w:color w:val="000000" w:themeColor="text1"/>
          <w:szCs w:val="20"/>
        </w:rPr>
        <w:t xml:space="preserve">- </w:t>
      </w:r>
      <w:r w:rsidRPr="00711B8E">
        <w:rPr>
          <w:rFonts w:ascii="Tahoma" w:hAnsi="Tahoma" w:cs="Tahoma"/>
          <w:color w:val="000000" w:themeColor="text1"/>
          <w:szCs w:val="20"/>
          <w:cs/>
        </w:rPr>
        <w:t>รายชื่อผู้ถือหุ้น</w:t>
      </w:r>
      <w:r w:rsidR="004C2C26">
        <w:rPr>
          <w:rFonts w:ascii="Tahoma" w:hAnsi="Tahoma" w:cs="Tahoma"/>
          <w:color w:val="000000" w:themeColor="text1"/>
          <w:szCs w:val="20"/>
        </w:rPr>
        <w:t>:</w:t>
      </w:r>
      <w:r w:rsidRPr="00711B8E">
        <w:rPr>
          <w:rFonts w:ascii="Tahoma" w:hAnsi="Tahoma" w:cs="Tahoma"/>
          <w:color w:val="000000" w:themeColor="text1"/>
          <w:szCs w:val="20"/>
          <w:cs/>
        </w:rPr>
        <w:t xml:space="preserve"> อาจจะมีความจำเป็นหากฝ่ายงานต้องการ</w:t>
      </w:r>
      <w:r>
        <w:rPr>
          <w:rFonts w:ascii="Tahoma" w:hAnsi="Tahoma" w:cs="Tahoma" w:hint="cs"/>
          <w:color w:val="000000" w:themeColor="text1"/>
          <w:szCs w:val="20"/>
          <w:cs/>
        </w:rPr>
        <w:t>ต</w:t>
      </w:r>
      <w:r w:rsidR="00AC4E6E">
        <w:rPr>
          <w:rFonts w:ascii="Tahoma" w:hAnsi="Tahoma" w:cs="Tahoma" w:hint="cs"/>
          <w:color w:val="000000" w:themeColor="text1"/>
          <w:szCs w:val="20"/>
          <w:cs/>
        </w:rPr>
        <w:t>รวจสอบการ</w:t>
      </w:r>
      <w:r w:rsidR="00AC4E6E" w:rsidRPr="00CD33D0">
        <w:rPr>
          <w:rFonts w:ascii="Tahoma" w:hAnsi="Tahoma" w:cs="Tahoma"/>
          <w:color w:val="000000" w:themeColor="text1"/>
          <w:szCs w:val="20"/>
          <w:cs/>
        </w:rPr>
        <w:t>มีส่วนได้เสียเกี่ยวกับกิจการของตลาดหลักทรัพย์</w:t>
      </w:r>
    </w:p>
    <w:p w14:paraId="6D1C43A0" w14:textId="07A06114" w:rsidR="00711B8E" w:rsidRPr="00CD33D0" w:rsidRDefault="00711B8E" w:rsidP="00CD33D0">
      <w:pPr>
        <w:pStyle w:val="CommentText"/>
        <w:rPr>
          <w:rFonts w:ascii="Tahoma" w:hAnsi="Tahoma" w:cs="Tahoma"/>
          <w:szCs w:val="20"/>
          <w:cs/>
        </w:rPr>
      </w:pPr>
      <w:r>
        <w:rPr>
          <w:rFonts w:ascii="Tahoma" w:hAnsi="Tahoma" w:cs="Tahoma"/>
          <w:color w:val="000000" w:themeColor="text1"/>
          <w:szCs w:val="20"/>
        </w:rPr>
        <w:t xml:space="preserve">- </w:t>
      </w:r>
      <w:r w:rsidRPr="00711B8E">
        <w:rPr>
          <w:rFonts w:ascii="Tahoma" w:hAnsi="Tahoma" w:cs="Tahoma"/>
          <w:color w:val="000000" w:themeColor="text1"/>
          <w:szCs w:val="20"/>
          <w:cs/>
        </w:rPr>
        <w:t>งบการเงิน</w:t>
      </w:r>
      <w:r w:rsidR="004C2C26">
        <w:rPr>
          <w:rFonts w:ascii="Tahoma" w:hAnsi="Tahoma" w:cs="Tahoma"/>
          <w:color w:val="000000" w:themeColor="text1"/>
          <w:szCs w:val="20"/>
        </w:rPr>
        <w:t>:</w:t>
      </w:r>
      <w:r>
        <w:rPr>
          <w:rFonts w:ascii="Tahoma" w:hAnsi="Tahoma" w:cs="Tahoma"/>
          <w:color w:val="000000" w:themeColor="text1"/>
          <w:szCs w:val="20"/>
        </w:rPr>
        <w:t xml:space="preserve"> </w:t>
      </w:r>
      <w:r>
        <w:rPr>
          <w:rFonts w:ascii="Tahoma" w:hAnsi="Tahoma" w:cs="Tahoma" w:hint="cs"/>
          <w:color w:val="000000" w:themeColor="text1"/>
          <w:szCs w:val="20"/>
          <w:cs/>
        </w:rPr>
        <w:t>อาจจะมีความจำเป็นเพื่อใช้ตรวจสอบฐานะทางการเงินของบริษัทว่ามีกำไรหรือขาดทุนมากน้อยเพียงไร</w:t>
      </w:r>
    </w:p>
    <w:p w14:paraId="231F882E" w14:textId="77777777" w:rsidR="00CD33D0" w:rsidRPr="00CD33D0" w:rsidRDefault="00CD33D0" w:rsidP="00CD33D0">
      <w:pPr>
        <w:pStyle w:val="CommentText"/>
        <w:rPr>
          <w:rFonts w:ascii="Tahoma" w:hAnsi="Tahoma" w:cs="Tahoma"/>
          <w:szCs w:val="20"/>
        </w:rPr>
      </w:pPr>
    </w:p>
    <w:p w14:paraId="0A49541D" w14:textId="65ABBA1D" w:rsidR="00AF2495" w:rsidRDefault="00CD33D0" w:rsidP="00CD33D0">
      <w:pPr>
        <w:pStyle w:val="CommentText"/>
      </w:pPr>
      <w:r w:rsidRPr="00CD33D0">
        <w:rPr>
          <w:rFonts w:ascii="Tahoma" w:hAnsi="Tahoma" w:cs="Tahoma"/>
          <w:szCs w:val="20"/>
          <w:cs/>
        </w:rPr>
        <w:t>ทั้งนี้ ขอให้พิจารณาความเห็นของฝ่ายกฎหมายเบื้องต้นประกอบการพิจารณาความเสี่ยงในงานมูลค่า 500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001 – 2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 บาท ว่าประสงค์จะให้ผู้เสนองาน</w:t>
      </w:r>
      <w:r w:rsidR="004C2C26">
        <w:rPr>
          <w:rFonts w:ascii="Tahoma" w:hAnsi="Tahoma" w:cs="Tahoma" w:hint="cs"/>
          <w:szCs w:val="20"/>
          <w:cs/>
        </w:rPr>
        <w:t>ยื่</w:t>
      </w:r>
      <w:r w:rsidR="004C2C26" w:rsidRPr="00CD33D0">
        <w:rPr>
          <w:rFonts w:ascii="Tahoma" w:hAnsi="Tahoma" w:cs="Tahoma"/>
          <w:szCs w:val="20"/>
          <w:cs/>
        </w:rPr>
        <w:t>น</w:t>
      </w:r>
      <w:r w:rsidRPr="00CD33D0">
        <w:rPr>
          <w:rFonts w:ascii="Tahoma" w:hAnsi="Tahoma" w:cs="Tahoma"/>
          <w:szCs w:val="20"/>
          <w:cs/>
        </w:rPr>
        <w:t>เอกสารดังกล่าวหรือไม่</w:t>
      </w:r>
    </w:p>
  </w:comment>
  <w:comment w:id="18" w:author="KONGKIDAKAN DOUNGDEE" w:date="2022-08-09T16:56:00Z" w:initials="KD">
    <w:p w14:paraId="38E27FFF" w14:textId="77777777" w:rsidR="00711B8E" w:rsidRDefault="00711B8E" w:rsidP="00711B8E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64552C48" w14:textId="77777777" w:rsidR="00711B8E" w:rsidRDefault="00711B8E" w:rsidP="00711B8E">
      <w:pPr>
        <w:pStyle w:val="CommentText"/>
        <w:rPr>
          <w:rFonts w:ascii="Tahoma" w:hAnsi="Tahoma" w:cs="Tahoma"/>
          <w:szCs w:val="20"/>
        </w:rPr>
      </w:pPr>
    </w:p>
    <w:p w14:paraId="3290AD69" w14:textId="080FC9B3" w:rsidR="00711B8E" w:rsidRPr="00CD33D0" w:rsidRDefault="00711B8E" w:rsidP="00711B8E">
      <w:pPr>
        <w:pStyle w:val="CommentText"/>
        <w:rPr>
          <w:rFonts w:ascii="Tahoma" w:hAnsi="Tahoma" w:cs="Tahoma"/>
          <w:color w:val="000000" w:themeColor="text1"/>
          <w:szCs w:val="20"/>
          <w:cs/>
        </w:rPr>
      </w:pPr>
      <w:r w:rsidRPr="00CD33D0">
        <w:rPr>
          <w:rFonts w:ascii="Tahoma" w:hAnsi="Tahoma" w:cs="Tahoma"/>
          <w:color w:val="00B050"/>
          <w:szCs w:val="20"/>
        </w:rPr>
        <w:t>Nice to Have</w:t>
      </w:r>
      <w:r>
        <w:rPr>
          <w:rFonts w:ascii="Tahoma" w:hAnsi="Tahoma" w:cs="Tahoma" w:hint="cs"/>
          <w:color w:val="00B050"/>
          <w:szCs w:val="20"/>
          <w:cs/>
        </w:rPr>
        <w:t xml:space="preserve"> </w:t>
      </w:r>
      <w:r>
        <w:rPr>
          <w:rFonts w:ascii="Tahoma" w:hAnsi="Tahoma" w:cs="Tahoma" w:hint="cs"/>
          <w:color w:val="000000" w:themeColor="text1"/>
          <w:szCs w:val="20"/>
          <w:cs/>
        </w:rPr>
        <w:t>เพื่อใช้ในการ</w:t>
      </w:r>
      <w:r w:rsidR="001D14AC">
        <w:rPr>
          <w:rFonts w:ascii="Tahoma" w:hAnsi="Tahoma" w:cs="Tahoma" w:hint="cs"/>
          <w:color w:val="000000" w:themeColor="text1"/>
          <w:szCs w:val="20"/>
          <w:cs/>
        </w:rPr>
        <w:t>ต</w:t>
      </w:r>
      <w:r>
        <w:rPr>
          <w:rFonts w:ascii="Tahoma" w:hAnsi="Tahoma" w:cs="Tahoma" w:hint="cs"/>
          <w:color w:val="000000" w:themeColor="text1"/>
          <w:szCs w:val="20"/>
          <w:cs/>
        </w:rPr>
        <w:t>รวจสอบ</w:t>
      </w:r>
      <w:r w:rsidR="001D14AC">
        <w:rPr>
          <w:rFonts w:ascii="Tahoma" w:hAnsi="Tahoma" w:cs="Tahoma" w:hint="cs"/>
          <w:color w:val="000000" w:themeColor="text1"/>
          <w:szCs w:val="20"/>
          <w:cs/>
        </w:rPr>
        <w:t>ความน่าเชื่อถือของบริษัทว่า</w:t>
      </w:r>
      <w:r w:rsidR="001D14AC" w:rsidRPr="001D14AC">
        <w:rPr>
          <w:rFonts w:ascii="Tahoma" w:hAnsi="Tahoma" w:cs="Tahoma"/>
          <w:color w:val="000000" w:themeColor="text1"/>
          <w:szCs w:val="20"/>
          <w:cs/>
        </w:rPr>
        <w:t>มีที่อยู่เป็นหลักแหล่ง สามารถตาม</w:t>
      </w:r>
      <w:r w:rsidR="001D14AC">
        <w:rPr>
          <w:rFonts w:ascii="Tahoma" w:hAnsi="Tahoma" w:cs="Tahoma" w:hint="cs"/>
          <w:color w:val="000000" w:themeColor="text1"/>
          <w:szCs w:val="20"/>
          <w:cs/>
        </w:rPr>
        <w:t>ติดตาม</w:t>
      </w:r>
      <w:r w:rsidR="001D14AC" w:rsidRPr="001D14AC">
        <w:rPr>
          <w:rFonts w:ascii="Tahoma" w:hAnsi="Tahoma" w:cs="Tahoma"/>
          <w:color w:val="000000" w:themeColor="text1"/>
          <w:szCs w:val="20"/>
          <w:cs/>
        </w:rPr>
        <w:t>ได้หากมีการฉ้อโกง</w:t>
      </w:r>
    </w:p>
    <w:p w14:paraId="73595428" w14:textId="77777777" w:rsidR="00711B8E" w:rsidRPr="00CD33D0" w:rsidRDefault="00711B8E" w:rsidP="00711B8E">
      <w:pPr>
        <w:pStyle w:val="CommentText"/>
        <w:rPr>
          <w:rFonts w:ascii="Tahoma" w:hAnsi="Tahoma" w:cs="Tahoma"/>
          <w:szCs w:val="20"/>
        </w:rPr>
      </w:pPr>
    </w:p>
    <w:p w14:paraId="224D44B6" w14:textId="4757FA7C" w:rsidR="00711B8E" w:rsidRDefault="00711B8E" w:rsidP="00711B8E">
      <w:pPr>
        <w:pStyle w:val="CommentText"/>
      </w:pPr>
      <w:r w:rsidRPr="00CD33D0">
        <w:rPr>
          <w:rFonts w:ascii="Tahoma" w:hAnsi="Tahoma" w:cs="Tahoma"/>
          <w:szCs w:val="20"/>
          <w:cs/>
        </w:rPr>
        <w:t>ทั้งนี้ ขอให้พิจารณาความเห็นของฝ่ายกฎหมายเบื้องต้นประกอบการพิจารณาความเสี่ยงในงานมูลค่า 500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001 – 2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 บาท ว่าประสงค์จะให้ผู้เสนองาน</w:t>
      </w:r>
      <w:r w:rsidR="004C2C26">
        <w:rPr>
          <w:rFonts w:ascii="Tahoma" w:hAnsi="Tahoma" w:cs="Tahoma" w:hint="cs"/>
          <w:szCs w:val="20"/>
          <w:cs/>
        </w:rPr>
        <w:t>ยื่</w:t>
      </w:r>
      <w:r w:rsidR="004C2C26" w:rsidRPr="00CD33D0">
        <w:rPr>
          <w:rFonts w:ascii="Tahoma" w:hAnsi="Tahoma" w:cs="Tahoma"/>
          <w:szCs w:val="20"/>
          <w:cs/>
        </w:rPr>
        <w:t>น</w:t>
      </w:r>
      <w:r w:rsidRPr="00CD33D0">
        <w:rPr>
          <w:rFonts w:ascii="Tahoma" w:hAnsi="Tahoma" w:cs="Tahoma"/>
          <w:szCs w:val="20"/>
          <w:cs/>
        </w:rPr>
        <w:t>เอกสารดังกล่าวหรือไม่</w:t>
      </w:r>
    </w:p>
  </w:comment>
  <w:comment w:id="19" w:author="KONGKIDAKAN DOUNGDEE" w:date="2022-08-09T16:56:00Z" w:initials="KD">
    <w:p w14:paraId="57F0EADA" w14:textId="77777777" w:rsidR="00711B8E" w:rsidRDefault="00711B8E" w:rsidP="00711B8E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506E901A" w14:textId="77777777" w:rsidR="00711B8E" w:rsidRDefault="00711B8E" w:rsidP="00711B8E">
      <w:pPr>
        <w:pStyle w:val="CommentText"/>
        <w:rPr>
          <w:rFonts w:ascii="Tahoma" w:hAnsi="Tahoma" w:cs="Tahoma"/>
          <w:szCs w:val="20"/>
        </w:rPr>
      </w:pPr>
    </w:p>
    <w:p w14:paraId="3E27E5BC" w14:textId="3C9B064B" w:rsidR="00711B8E" w:rsidRDefault="00711B8E" w:rsidP="00711B8E">
      <w:pPr>
        <w:pStyle w:val="CommentText"/>
      </w:pPr>
      <w:r w:rsidRPr="00CD33D0">
        <w:rPr>
          <w:rFonts w:ascii="Tahoma" w:hAnsi="Tahoma" w:cs="Tahoma"/>
          <w:color w:val="C00000"/>
          <w:szCs w:val="20"/>
        </w:rPr>
        <w:t xml:space="preserve">Must Have </w:t>
      </w:r>
      <w:r>
        <w:rPr>
          <w:rFonts w:ascii="Tahoma" w:hAnsi="Tahoma" w:cs="Tahoma" w:hint="cs"/>
          <w:szCs w:val="20"/>
          <w:cs/>
        </w:rPr>
        <w:t xml:space="preserve">เพื่อใช้ประกอบการพิจารณาขออนุมัติค่าตอบแทน เนื่องจากหากเป็นผู้ประกอบการจด </w:t>
      </w:r>
      <w:r>
        <w:rPr>
          <w:rFonts w:ascii="Tahoma" w:hAnsi="Tahoma" w:cs="Tahoma"/>
          <w:szCs w:val="20"/>
        </w:rPr>
        <w:t xml:space="preserve">VAT </w:t>
      </w:r>
      <w:r>
        <w:rPr>
          <w:rFonts w:ascii="Tahoma" w:hAnsi="Tahoma" w:cs="Tahoma" w:hint="cs"/>
          <w:szCs w:val="20"/>
          <w:cs/>
        </w:rPr>
        <w:t xml:space="preserve">แล้ว </w:t>
      </w:r>
      <w:r>
        <w:rPr>
          <w:rFonts w:ascii="Tahoma" w:hAnsi="Tahoma" w:cs="Tahoma"/>
          <w:szCs w:val="20"/>
        </w:rPr>
        <w:t xml:space="preserve">SET </w:t>
      </w:r>
      <w:r>
        <w:rPr>
          <w:rFonts w:ascii="Tahoma" w:hAnsi="Tahoma" w:cs="Tahoma" w:hint="cs"/>
          <w:szCs w:val="20"/>
          <w:cs/>
        </w:rPr>
        <w:t xml:space="preserve">จะมีหน้าที่ชำระ </w:t>
      </w:r>
      <w:r>
        <w:rPr>
          <w:rFonts w:ascii="Tahoma" w:hAnsi="Tahoma" w:cs="Tahoma"/>
          <w:szCs w:val="20"/>
        </w:rPr>
        <w:t>VAT</w:t>
      </w:r>
    </w:p>
  </w:comment>
  <w:comment w:id="20" w:author="KONGKIDAKAN DOUNGDEE" w:date="2022-08-09T16:39:00Z" w:initials="KD">
    <w:p w14:paraId="36B408F8" w14:textId="77777777" w:rsidR="00CD33D0" w:rsidRDefault="00CD33D0" w:rsidP="00CD33D0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33C8F107" w14:textId="77777777" w:rsidR="00CD33D0" w:rsidRDefault="00CD33D0" w:rsidP="00CD33D0">
      <w:pPr>
        <w:pStyle w:val="CommentText"/>
        <w:rPr>
          <w:rFonts w:ascii="Tahoma" w:hAnsi="Tahoma" w:cs="Tahoma"/>
          <w:szCs w:val="20"/>
        </w:rPr>
      </w:pPr>
    </w:p>
    <w:p w14:paraId="3D9A4276" w14:textId="3ED378B4" w:rsidR="00CD33D0" w:rsidRDefault="00CD33D0" w:rsidP="00CD33D0">
      <w:pPr>
        <w:pStyle w:val="CommentText"/>
      </w:pPr>
      <w:r w:rsidRPr="00CD33D0">
        <w:rPr>
          <w:rFonts w:ascii="Tahoma" w:hAnsi="Tahoma" w:cs="Tahoma"/>
          <w:color w:val="C00000"/>
          <w:szCs w:val="20"/>
        </w:rPr>
        <w:t xml:space="preserve">Must Have </w:t>
      </w:r>
      <w:r>
        <w:rPr>
          <w:rFonts w:ascii="Tahoma" w:hAnsi="Tahoma" w:cs="Tahoma" w:hint="cs"/>
          <w:szCs w:val="20"/>
          <w:cs/>
        </w:rPr>
        <w:t>เพื่อใช้ตรวจสอบสถานะของนิติบุคคลและผู้มีอำนาจกระทำการแทน</w:t>
      </w:r>
    </w:p>
  </w:comment>
  <w:comment w:id="22" w:author="KONGKIDAKAN DOUNGDEE [2]" w:date="2020-10-01T07:39:00Z" w:initials="KD">
    <w:p w14:paraId="4FBCF41F" w14:textId="34BDE335" w:rsidR="001E6CF8" w:rsidRPr="002021D9" w:rsidRDefault="001E6CF8" w:rsidP="0051111E">
      <w:pPr>
        <w:pStyle w:val="CommentText"/>
        <w:rPr>
          <w:rFonts w:ascii="Tahoma" w:hAnsi="Tahoma" w:cs="Tahoma"/>
          <w:szCs w:val="20"/>
        </w:rPr>
      </w:pPr>
      <w:r w:rsidRPr="00EB0B51">
        <w:rPr>
          <w:rStyle w:val="CommentReference"/>
        </w:rPr>
        <w:annotationRef/>
      </w:r>
      <w:r w:rsidRPr="002021D9">
        <w:rPr>
          <w:rFonts w:ascii="Tahoma" w:hAnsi="Tahoma" w:cs="Tahoma"/>
          <w:color w:val="FF0000"/>
          <w:szCs w:val="20"/>
          <w:cs/>
        </w:rPr>
        <w:t>โปรดเลือกวิธีการยื่นข้อเสนองานอย่างใดอย่างหนึ่ง</w:t>
      </w:r>
      <w:r>
        <w:rPr>
          <w:rFonts w:ascii="Tahoma" w:hAnsi="Tahoma" w:cs="Tahoma" w:hint="cs"/>
          <w:color w:val="FF0000"/>
          <w:szCs w:val="20"/>
          <w:cs/>
        </w:rPr>
        <w:t>เพียงวิธีเดียว</w:t>
      </w:r>
    </w:p>
  </w:comment>
  <w:comment w:id="23" w:author="KONGKIDAKAN DOUNGDEE [2]" w:date="2020-10-01T07:28:00Z" w:initials="KD">
    <w:p w14:paraId="0B17E959" w14:textId="2828F616" w:rsidR="001E6CF8" w:rsidRPr="0051111E" w:rsidRDefault="001E6CF8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EB0B51">
        <w:rPr>
          <w:rFonts w:ascii="Tahoma" w:hAnsi="Tahoma" w:cs="Tahoma"/>
          <w:szCs w:val="20"/>
          <w:cs/>
        </w:rPr>
        <w:t>กรณีประสงค์ให้มีการยื่นข้อเสนองานใน</w:t>
      </w:r>
      <w:r w:rsidRPr="00836CC3">
        <w:rPr>
          <w:rFonts w:ascii="Tahoma" w:hAnsi="Tahoma" w:cs="Tahoma"/>
          <w:spacing w:val="4"/>
          <w:szCs w:val="20"/>
          <w:highlight w:val="yellow"/>
          <w:cs/>
        </w:rPr>
        <w:t xml:space="preserve">รูปแบบเอกสาร </w:t>
      </w:r>
      <w:r w:rsidRPr="00836CC3">
        <w:rPr>
          <w:rFonts w:ascii="Tahoma" w:hAnsi="Tahoma" w:cs="Tahoma"/>
          <w:spacing w:val="-2"/>
          <w:szCs w:val="20"/>
          <w:highlight w:val="yellow"/>
          <w:cs/>
        </w:rPr>
        <w:t>(</w:t>
      </w:r>
      <w:r w:rsidRPr="00836CC3">
        <w:rPr>
          <w:rFonts w:ascii="Tahoma" w:hAnsi="Tahoma" w:cs="Tahoma"/>
          <w:spacing w:val="-2"/>
          <w:szCs w:val="20"/>
          <w:highlight w:val="yellow"/>
        </w:rPr>
        <w:t>Hard Copy)</w:t>
      </w:r>
    </w:p>
  </w:comment>
  <w:comment w:id="54" w:author="KONGKIDAKAN DOUNGDEE [2]" w:date="2020-10-01T07:33:00Z" w:initials="KD">
    <w:p w14:paraId="1B8909A1" w14:textId="77777777" w:rsidR="00F3676D" w:rsidRPr="00EB0B51" w:rsidRDefault="00F3676D" w:rsidP="00F3676D">
      <w:pPr>
        <w:pStyle w:val="CommentText"/>
        <w:rPr>
          <w:rFonts w:ascii="Tahoma" w:hAnsi="Tahoma" w:cs="Tahoma"/>
          <w:szCs w:val="20"/>
          <w:cs/>
        </w:rPr>
      </w:pPr>
      <w:r>
        <w:rPr>
          <w:rStyle w:val="CommentReference"/>
        </w:rPr>
        <w:annotationRef/>
      </w:r>
      <w:r w:rsidRPr="00EB0B51">
        <w:rPr>
          <w:rFonts w:ascii="Tahoma" w:hAnsi="Tahoma" w:cs="Tahoma"/>
          <w:szCs w:val="20"/>
          <w:cs/>
        </w:rPr>
        <w:t>กรณีประสงค์ให้มีการยื่นข้อเสนองาน</w:t>
      </w:r>
      <w:r w:rsidRPr="00EB0B51">
        <w:rPr>
          <w:rFonts w:ascii="Tahoma" w:hAnsi="Tahoma" w:cs="Tahoma"/>
          <w:spacing w:val="8"/>
          <w:szCs w:val="20"/>
          <w:cs/>
        </w:rPr>
        <w:t>ใน</w:t>
      </w:r>
      <w:r w:rsidRPr="00836CC3">
        <w:rPr>
          <w:rFonts w:ascii="Tahoma" w:hAnsi="Tahoma" w:cs="Tahoma"/>
          <w:spacing w:val="8"/>
          <w:szCs w:val="20"/>
          <w:highlight w:val="yellow"/>
          <w:cs/>
        </w:rPr>
        <w:t>รูปแบบข้อมูลอิเล็กทรอนิกส์ (</w:t>
      </w:r>
      <w:r w:rsidRPr="00836CC3">
        <w:rPr>
          <w:rFonts w:ascii="Tahoma" w:hAnsi="Tahoma" w:cs="Tahoma"/>
          <w:spacing w:val="8"/>
          <w:szCs w:val="20"/>
          <w:highlight w:val="yellow"/>
        </w:rPr>
        <w:t>Soft File)</w:t>
      </w:r>
      <w:r w:rsidRPr="00836CC3">
        <w:rPr>
          <w:rFonts w:ascii="Tahoma" w:hAnsi="Tahoma" w:cs="Tahoma"/>
          <w:szCs w:val="20"/>
          <w:highlight w:val="yellow"/>
        </w:rPr>
        <w:t xml:space="preserve"> </w:t>
      </w:r>
      <w:r w:rsidRPr="00836CC3">
        <w:rPr>
          <w:rFonts w:ascii="Tahoma" w:hAnsi="Tahoma" w:cs="Tahoma" w:hint="cs"/>
          <w:color w:val="C00000"/>
          <w:szCs w:val="20"/>
          <w:highlight w:val="yellow"/>
          <w:cs/>
        </w:rPr>
        <w:t>โดย</w:t>
      </w:r>
      <w:r w:rsidRPr="00836CC3">
        <w:rPr>
          <w:rFonts w:ascii="Tahoma" w:hAnsi="Tahoma" w:cs="Tahoma" w:hint="cs"/>
          <w:b/>
          <w:bCs/>
          <w:color w:val="C00000"/>
          <w:szCs w:val="20"/>
          <w:highlight w:val="yellow"/>
          <w:u w:val="single"/>
          <w:cs/>
        </w:rPr>
        <w:t>มี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การตั้งรหัสหรือเข้ารหัสการเข้าถึงข้อมูล (</w:t>
      </w:r>
      <w:r w:rsidRPr="00836CC3">
        <w:rPr>
          <w:rFonts w:ascii="Tahoma" w:hAnsi="Tahoma" w:cs="Tahoma"/>
          <w:color w:val="C00000"/>
          <w:szCs w:val="20"/>
          <w:highlight w:val="yellow"/>
        </w:rPr>
        <w:t>Zip with Password)</w:t>
      </w:r>
      <w:r w:rsidRPr="00836CC3">
        <w:rPr>
          <w:rFonts w:ascii="Tahoma" w:hAnsi="Tahoma" w:cs="Tahoma"/>
          <w:szCs w:val="20"/>
          <w:highlight w:val="yellow"/>
        </w:rPr>
        <w:t xml:space="preserve"> </w:t>
      </w:r>
      <w:r w:rsidRPr="00836CC3">
        <w:rPr>
          <w:rFonts w:ascii="Tahoma" w:hAnsi="Tahoma" w:cs="Tahoma" w:hint="cs"/>
          <w:color w:val="C00000"/>
          <w:szCs w:val="20"/>
          <w:highlight w:val="yellow"/>
          <w:cs/>
        </w:rPr>
        <w:t>ใน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ข้อเสนอด้านราคา</w:t>
      </w:r>
    </w:p>
  </w:comment>
  <w:comment w:id="24" w:author="KONGKIDAKAN DOUNGDEE [2]" w:date="2020-10-01T07:33:00Z" w:initials="KD">
    <w:p w14:paraId="509AFA88" w14:textId="416EA98A" w:rsidR="001E6CF8" w:rsidRPr="00EB0B51" w:rsidRDefault="001E6CF8">
      <w:pPr>
        <w:pStyle w:val="CommentText"/>
        <w:rPr>
          <w:rFonts w:ascii="Tahoma" w:hAnsi="Tahoma" w:cs="Tahoma"/>
          <w:szCs w:val="20"/>
          <w:cs/>
        </w:rPr>
      </w:pPr>
      <w:r>
        <w:rPr>
          <w:rStyle w:val="CommentReference"/>
        </w:rPr>
        <w:annotationRef/>
      </w:r>
      <w:r w:rsidRPr="00EB0B51">
        <w:rPr>
          <w:rFonts w:ascii="Tahoma" w:hAnsi="Tahoma" w:cs="Tahoma"/>
          <w:szCs w:val="20"/>
          <w:cs/>
        </w:rPr>
        <w:t>กรณีประสงค์ให้มีการยื่นข้อเสนองาน</w:t>
      </w:r>
      <w:r w:rsidRPr="00EB0B51">
        <w:rPr>
          <w:rFonts w:ascii="Tahoma" w:hAnsi="Tahoma" w:cs="Tahoma"/>
          <w:spacing w:val="8"/>
          <w:szCs w:val="20"/>
          <w:cs/>
        </w:rPr>
        <w:t>ใน</w:t>
      </w:r>
      <w:r w:rsidRPr="00836CC3">
        <w:rPr>
          <w:rFonts w:ascii="Tahoma" w:hAnsi="Tahoma" w:cs="Tahoma"/>
          <w:spacing w:val="8"/>
          <w:szCs w:val="20"/>
          <w:highlight w:val="yellow"/>
          <w:cs/>
        </w:rPr>
        <w:t>รูปแบบข้อมูลอิเล็กทรอนิกส์ (</w:t>
      </w:r>
      <w:r w:rsidRPr="00836CC3">
        <w:rPr>
          <w:rFonts w:ascii="Tahoma" w:hAnsi="Tahoma" w:cs="Tahoma"/>
          <w:spacing w:val="8"/>
          <w:szCs w:val="20"/>
          <w:highlight w:val="yellow"/>
        </w:rPr>
        <w:t>Soft File)</w:t>
      </w:r>
      <w:r w:rsidRPr="00836CC3">
        <w:rPr>
          <w:rFonts w:ascii="Tahoma" w:hAnsi="Tahoma" w:cs="Tahoma"/>
          <w:szCs w:val="20"/>
          <w:highlight w:val="yellow"/>
        </w:rPr>
        <w:t xml:space="preserve"> </w:t>
      </w:r>
      <w:r w:rsidRPr="00836CC3">
        <w:rPr>
          <w:rFonts w:ascii="Tahoma" w:hAnsi="Tahoma" w:cs="Tahoma" w:hint="cs"/>
          <w:color w:val="C00000"/>
          <w:szCs w:val="20"/>
          <w:highlight w:val="yellow"/>
          <w:cs/>
        </w:rPr>
        <w:t>โดย</w:t>
      </w:r>
      <w:r w:rsidRPr="00836CC3">
        <w:rPr>
          <w:rFonts w:ascii="Tahoma" w:hAnsi="Tahoma" w:cs="Tahoma" w:hint="cs"/>
          <w:b/>
          <w:bCs/>
          <w:color w:val="C00000"/>
          <w:szCs w:val="20"/>
          <w:highlight w:val="yellow"/>
          <w:u w:val="single"/>
          <w:cs/>
        </w:rPr>
        <w:t>มี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การตั้งรหัสหรือเข้ารหัสการเข้าถึงข้อมูล (</w:t>
      </w:r>
      <w:r w:rsidRPr="00836CC3">
        <w:rPr>
          <w:rFonts w:ascii="Tahoma" w:hAnsi="Tahoma" w:cs="Tahoma"/>
          <w:color w:val="C00000"/>
          <w:szCs w:val="20"/>
          <w:highlight w:val="yellow"/>
        </w:rPr>
        <w:t>Zip with Password)</w:t>
      </w:r>
      <w:r w:rsidRPr="00836CC3">
        <w:rPr>
          <w:rFonts w:ascii="Tahoma" w:hAnsi="Tahoma" w:cs="Tahoma"/>
          <w:szCs w:val="20"/>
          <w:highlight w:val="yellow"/>
        </w:rPr>
        <w:t xml:space="preserve"> </w:t>
      </w:r>
      <w:r w:rsidRPr="00836CC3">
        <w:rPr>
          <w:rFonts w:ascii="Tahoma" w:hAnsi="Tahoma" w:cs="Tahoma" w:hint="cs"/>
          <w:color w:val="C00000"/>
          <w:szCs w:val="20"/>
          <w:highlight w:val="yellow"/>
          <w:cs/>
        </w:rPr>
        <w:t>ใน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ข้อเสนอด้านราคา</w:t>
      </w:r>
    </w:p>
  </w:comment>
  <w:comment w:id="72" w:author="KONGKIDAKAN DOUNGDEE [2]" w:date="2020-10-01T07:33:00Z" w:initials="KD">
    <w:p w14:paraId="1CB1C20A" w14:textId="58DD3296" w:rsidR="001E6CF8" w:rsidRPr="00836CC3" w:rsidRDefault="001E6CF8" w:rsidP="008E12B9">
      <w:pPr>
        <w:pStyle w:val="CommentText"/>
        <w:rPr>
          <w:rFonts w:ascii="Tahoma" w:hAnsi="Tahoma" w:cs="Tahoma"/>
          <w:szCs w:val="20"/>
          <w:cs/>
        </w:rPr>
      </w:pPr>
      <w:r w:rsidRPr="00EB0B51">
        <w:rPr>
          <w:rStyle w:val="CommentReference"/>
        </w:rPr>
        <w:annotationRef/>
      </w:r>
      <w:r w:rsidRPr="00836CC3">
        <w:rPr>
          <w:rFonts w:ascii="Tahoma" w:hAnsi="Tahoma" w:cs="Tahoma"/>
          <w:szCs w:val="20"/>
          <w:cs/>
        </w:rPr>
        <w:t>กรณีประสงค์ให้มีการยื่นข้อเสนองาน</w:t>
      </w:r>
      <w:r w:rsidRPr="00836CC3">
        <w:rPr>
          <w:rFonts w:ascii="Tahoma" w:hAnsi="Tahoma" w:cs="Tahoma"/>
          <w:spacing w:val="8"/>
          <w:szCs w:val="20"/>
          <w:cs/>
        </w:rPr>
        <w:t>ใน</w:t>
      </w:r>
      <w:r w:rsidRPr="00836CC3">
        <w:rPr>
          <w:rFonts w:ascii="Tahoma" w:hAnsi="Tahoma" w:cs="Tahoma"/>
          <w:spacing w:val="8"/>
          <w:szCs w:val="20"/>
          <w:highlight w:val="yellow"/>
          <w:cs/>
        </w:rPr>
        <w:t>รูปแบบข้อมูลอิเล็กทรอนิกส์ (</w:t>
      </w:r>
      <w:r w:rsidRPr="00836CC3">
        <w:rPr>
          <w:rFonts w:ascii="Tahoma" w:hAnsi="Tahoma" w:cs="Tahoma"/>
          <w:spacing w:val="8"/>
          <w:szCs w:val="20"/>
          <w:highlight w:val="yellow"/>
        </w:rPr>
        <w:t>Soft File)</w:t>
      </w:r>
      <w:r w:rsidRPr="00836CC3">
        <w:rPr>
          <w:rFonts w:ascii="Tahoma" w:hAnsi="Tahoma" w:cs="Tahoma"/>
          <w:szCs w:val="20"/>
          <w:highlight w:val="yellow"/>
        </w:rPr>
        <w:t xml:space="preserve"> 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โดย</w:t>
      </w:r>
      <w:r w:rsidRPr="00836CC3">
        <w:rPr>
          <w:rFonts w:ascii="Tahoma" w:hAnsi="Tahoma" w:cs="Tahoma"/>
          <w:b/>
          <w:bCs/>
          <w:color w:val="C00000"/>
          <w:szCs w:val="20"/>
          <w:highlight w:val="yellow"/>
          <w:u w:val="single"/>
          <w:cs/>
        </w:rPr>
        <w:t>ไม่มี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การตั้งรหัสหรือเข้ารหัสการเข้าถึงข้อมูล (</w:t>
      </w:r>
      <w:r w:rsidRPr="00836CC3">
        <w:rPr>
          <w:rFonts w:ascii="Tahoma" w:hAnsi="Tahoma" w:cs="Tahoma"/>
          <w:color w:val="C00000"/>
          <w:szCs w:val="20"/>
          <w:highlight w:val="yellow"/>
        </w:rPr>
        <w:t xml:space="preserve">Zip with Password) 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ในข้อเสนอด้านราคา</w:t>
      </w:r>
    </w:p>
  </w:comment>
  <w:comment w:id="74" w:author="PATTARAPON KHUNAKRIDATIKARN" w:date="2022-08-08T10:07:00Z" w:initials="PK">
    <w:p w14:paraId="6DC7343C" w14:textId="5B0D2FD8" w:rsidR="001E6CF8" w:rsidRPr="00C90C81" w:rsidRDefault="001E6CF8">
      <w:pPr>
        <w:pStyle w:val="CommentText"/>
        <w:rPr>
          <w:rFonts w:ascii="Tahoma" w:hAnsi="Tahoma" w:cs="Tahoma"/>
          <w:color w:val="000000" w:themeColor="text1"/>
          <w:szCs w:val="20"/>
        </w:rPr>
      </w:pPr>
      <w:r w:rsidRPr="00C90C81">
        <w:rPr>
          <w:rFonts w:ascii="Tahoma" w:hAnsi="Tahoma" w:cs="Tahoma"/>
          <w:color w:val="000000" w:themeColor="text1"/>
          <w:szCs w:val="20"/>
          <w:cs/>
        </w:rPr>
        <w:t>โปรดเลือกวิธีการการชำระค่าตอบแทนตามสัญญา</w:t>
      </w:r>
      <w:r w:rsidRPr="00C90C81">
        <w:rPr>
          <w:rStyle w:val="CommentReference"/>
          <w:rFonts w:ascii="Tahoma" w:hAnsi="Tahoma" w:cs="Tahoma"/>
          <w:color w:val="000000" w:themeColor="text1"/>
          <w:sz w:val="20"/>
          <w:szCs w:val="20"/>
        </w:rPr>
        <w:annotationRef/>
      </w:r>
      <w:r w:rsidRPr="00C90C81">
        <w:rPr>
          <w:rFonts w:ascii="Tahoma" w:hAnsi="Tahoma" w:cs="Tahoma"/>
          <w:color w:val="000000" w:themeColor="text1"/>
          <w:szCs w:val="20"/>
          <w:cs/>
        </w:rPr>
        <w:t>อย่างใดอย่างหนึ่งเพียงวิธีเดียว</w:t>
      </w:r>
    </w:p>
  </w:comment>
  <w:comment w:id="75" w:author="PATTARAPON KHUNAKRIDATIKARN" w:date="2022-08-08T10:08:00Z" w:initials="PK">
    <w:p w14:paraId="6FD43353" w14:textId="6ACBBA95" w:rsidR="001E6CF8" w:rsidRPr="00ED05AD" w:rsidRDefault="001E6CF8">
      <w:pPr>
        <w:pStyle w:val="CommentText"/>
        <w:rPr>
          <w:rFonts w:ascii="Tahoma" w:hAnsi="Tahoma" w:cs="Tahoma"/>
          <w:sz w:val="14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color w:val="000000" w:themeColor="text1"/>
          <w:szCs w:val="20"/>
          <w:cs/>
        </w:rPr>
        <w:t>โปรดเลือก</w:t>
      </w:r>
      <w:r w:rsidRPr="00C90C81">
        <w:rPr>
          <w:rFonts w:ascii="Tahoma" w:hAnsi="Tahoma" w:cs="Tahoma" w:hint="cs"/>
          <w:color w:val="000000" w:themeColor="text1"/>
          <w:szCs w:val="20"/>
          <w:cs/>
        </w:rPr>
        <w:t xml:space="preserve">เรื่องประกันภัย </w:t>
      </w:r>
      <w:r w:rsidRPr="00C90C81">
        <w:rPr>
          <w:rFonts w:ascii="Tahoma" w:hAnsi="Tahoma" w:cs="Tahoma"/>
          <w:color w:val="000000" w:themeColor="text1"/>
          <w:szCs w:val="20"/>
          <w:cs/>
        </w:rPr>
        <w:t>อย่างใดอย่างหนึ่งเพียงวิธีเดียว</w:t>
      </w:r>
    </w:p>
  </w:comment>
  <w:comment w:id="77" w:author="PATTARAPON KHUNAKRIDATIKARN" w:date="2022-08-08T10:10:00Z" w:initials="PK">
    <w:p w14:paraId="3F2DC5C2" w14:textId="2350A19C" w:rsidR="001E6CF8" w:rsidRPr="00C90C81" w:rsidRDefault="001E6CF8">
      <w:pPr>
        <w:pStyle w:val="CommentText"/>
        <w:rPr>
          <w:rFonts w:ascii="Tahoma" w:hAnsi="Tahoma" w:cs="Tahoma"/>
          <w:color w:val="000000" w:themeColor="text1"/>
          <w:szCs w:val="20"/>
        </w:rPr>
      </w:pPr>
      <w:r w:rsidRPr="00C90C81">
        <w:rPr>
          <w:rFonts w:ascii="Tahoma" w:hAnsi="Tahoma" w:cs="Tahoma"/>
          <w:color w:val="000000" w:themeColor="text1"/>
          <w:szCs w:val="20"/>
          <w:cs/>
        </w:rPr>
        <w:t>โปรดเลือกเรื่องหลักประกันและการวางหลักประกัน</w:t>
      </w:r>
      <w:r w:rsidRPr="00C90C81">
        <w:rPr>
          <w:rStyle w:val="CommentReference"/>
          <w:rFonts w:ascii="Tahoma" w:hAnsi="Tahoma" w:cs="Tahoma"/>
          <w:color w:val="000000" w:themeColor="text1"/>
          <w:sz w:val="20"/>
          <w:szCs w:val="20"/>
        </w:rPr>
        <w:annotationRef/>
      </w:r>
      <w:r w:rsidRPr="00C90C81">
        <w:rPr>
          <w:rFonts w:ascii="Tahoma" w:hAnsi="Tahoma" w:cs="Tahoma"/>
          <w:color w:val="000000" w:themeColor="text1"/>
          <w:szCs w:val="20"/>
          <w:cs/>
        </w:rPr>
        <w:t>อย่างใดอย่างหนึ่งเพียงวิธีเดียว</w:t>
      </w:r>
    </w:p>
  </w:comment>
  <w:comment w:id="78" w:author="KONGKIDAKAN DOUNGDEE" w:date="2022-08-17T15:57:00Z" w:initials="KD">
    <w:p w14:paraId="6754B0EA" w14:textId="69844D1C" w:rsidR="0087331C" w:rsidRPr="0087331C" w:rsidRDefault="0087331C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87331C">
        <w:rPr>
          <w:rFonts w:ascii="Tahoma" w:hAnsi="Tahoma" w:cs="Tahoma"/>
          <w:szCs w:val="20"/>
          <w:cs/>
        </w:rPr>
        <w:t>โปรดพิจารณา</w:t>
      </w:r>
    </w:p>
  </w:comment>
  <w:comment w:id="79" w:author="KONGKIDAKAN DOUNGDEE" w:date="2022-09-13T11:46:00Z" w:initials="KD">
    <w:p w14:paraId="0422DD8E" w14:textId="26B0C63D" w:rsidR="009608BD" w:rsidRDefault="009608BD">
      <w:pPr>
        <w:pStyle w:val="CommentText"/>
      </w:pPr>
      <w:r>
        <w:rPr>
          <w:rStyle w:val="CommentReference"/>
        </w:rPr>
        <w:annotationRef/>
      </w:r>
      <w:r w:rsidRPr="008531F3">
        <w:rPr>
          <w:rFonts w:ascii="Tahoma" w:hAnsi="Tahoma" w:cs="Tahoma"/>
          <w:szCs w:val="20"/>
          <w:cs/>
        </w:rPr>
        <w:t>โปรดพิจารณาว่า</w:t>
      </w:r>
      <w:r>
        <w:rPr>
          <w:rFonts w:ascii="Tahoma" w:hAnsi="Tahoma" w:cs="Tahoma" w:hint="cs"/>
          <w:szCs w:val="20"/>
          <w:cs/>
        </w:rPr>
        <w:t>เหมาะสม</w:t>
      </w:r>
      <w:r w:rsidRPr="008531F3">
        <w:rPr>
          <w:rFonts w:ascii="Tahoma" w:hAnsi="Tahoma" w:cs="Tahoma"/>
          <w:szCs w:val="20"/>
          <w:cs/>
        </w:rPr>
        <w:t>หรือไม่ โดยพิจารณา</w:t>
      </w:r>
      <w:r>
        <w:rPr>
          <w:rFonts w:ascii="Tahoma" w:hAnsi="Tahoma" w:cs="Tahoma" w:hint="cs"/>
          <w:szCs w:val="20"/>
          <w:cs/>
        </w:rPr>
        <w:t>ประกอบ</w:t>
      </w:r>
      <w:r w:rsidRPr="008531F3">
        <w:rPr>
          <w:rFonts w:ascii="Tahoma" w:hAnsi="Tahoma" w:cs="Tahoma"/>
          <w:szCs w:val="20"/>
          <w:cs/>
        </w:rPr>
        <w:t>กับมูลค่างาน</w:t>
      </w:r>
      <w:r>
        <w:rPr>
          <w:rFonts w:ascii="Tahoma" w:hAnsi="Tahoma" w:cs="Tahoma" w:hint="cs"/>
          <w:szCs w:val="20"/>
          <w:cs/>
        </w:rPr>
        <w:t>และ</w:t>
      </w:r>
      <w:r w:rsidRPr="008531F3">
        <w:rPr>
          <w:rFonts w:ascii="Tahoma" w:hAnsi="Tahoma" w:cs="Tahoma"/>
          <w:szCs w:val="20"/>
          <w:cs/>
        </w:rPr>
        <w:t>ความเสี่ยง</w:t>
      </w:r>
      <w:r>
        <w:rPr>
          <w:rFonts w:ascii="Tahoma" w:hAnsi="Tahoma" w:cs="Tahoma" w:hint="cs"/>
          <w:szCs w:val="20"/>
          <w:cs/>
        </w:rPr>
        <w:t>ที่คู่สัญญาจะปฏิบัติผิดสัญญาและก่อให้เกิดความเสียหายแก่ตลาดหลักทรัพย์</w:t>
      </w:r>
    </w:p>
  </w:comment>
  <w:comment w:id="81" w:author="KONGKIDAKAN DOUNGDEE" w:date="2022-09-13T11:47:00Z" w:initials="KD">
    <w:p w14:paraId="4E1742F4" w14:textId="120D3832" w:rsidR="009608BD" w:rsidRDefault="009608BD">
      <w:pPr>
        <w:pStyle w:val="CommentText"/>
      </w:pPr>
      <w:r>
        <w:rPr>
          <w:rStyle w:val="CommentReference"/>
        </w:rPr>
        <w:annotationRef/>
      </w:r>
      <w:r w:rsidRPr="008531F3">
        <w:rPr>
          <w:rFonts w:ascii="Tahoma" w:hAnsi="Tahoma" w:cs="Tahoma"/>
          <w:szCs w:val="20"/>
          <w:cs/>
        </w:rPr>
        <w:t>โปรดพิจารณาว่า</w:t>
      </w:r>
      <w:r>
        <w:rPr>
          <w:rFonts w:ascii="Tahoma" w:hAnsi="Tahoma" w:cs="Tahoma" w:hint="cs"/>
          <w:szCs w:val="20"/>
          <w:cs/>
        </w:rPr>
        <w:t>เหมาะสม</w:t>
      </w:r>
      <w:r w:rsidRPr="008531F3">
        <w:rPr>
          <w:rFonts w:ascii="Tahoma" w:hAnsi="Tahoma" w:cs="Tahoma"/>
          <w:szCs w:val="20"/>
          <w:cs/>
        </w:rPr>
        <w:t>หรือไม่ โดยพิจารณา</w:t>
      </w:r>
      <w:r>
        <w:rPr>
          <w:rFonts w:ascii="Tahoma" w:hAnsi="Tahoma" w:cs="Tahoma" w:hint="cs"/>
          <w:szCs w:val="20"/>
          <w:cs/>
        </w:rPr>
        <w:t>ประกอบ</w:t>
      </w:r>
      <w:r w:rsidRPr="008531F3">
        <w:rPr>
          <w:rFonts w:ascii="Tahoma" w:hAnsi="Tahoma" w:cs="Tahoma"/>
          <w:szCs w:val="20"/>
          <w:cs/>
        </w:rPr>
        <w:t>กับมูลค่างาน</w:t>
      </w:r>
      <w:r>
        <w:rPr>
          <w:rFonts w:ascii="Tahoma" w:hAnsi="Tahoma" w:cs="Tahoma" w:hint="cs"/>
          <w:szCs w:val="20"/>
          <w:cs/>
        </w:rPr>
        <w:t>และ</w:t>
      </w:r>
      <w:r w:rsidRPr="008531F3">
        <w:rPr>
          <w:rFonts w:ascii="Tahoma" w:hAnsi="Tahoma" w:cs="Tahoma"/>
          <w:szCs w:val="20"/>
          <w:cs/>
        </w:rPr>
        <w:t>ความเสี่ยง</w:t>
      </w:r>
      <w:r>
        <w:rPr>
          <w:rFonts w:ascii="Tahoma" w:hAnsi="Tahoma" w:cs="Tahoma" w:hint="cs"/>
          <w:szCs w:val="20"/>
          <w:cs/>
        </w:rPr>
        <w:t>ที่คู่สัญญาจะปฏิบัติผิดสัญญาและก่อให้เกิดความเสียหายแก่ตลาดหลักทรัพย์</w:t>
      </w:r>
    </w:p>
  </w:comment>
  <w:comment w:id="83" w:author="KONGKIDAKAN DOUNGDEE" w:date="2022-08-17T17:30:00Z" w:initials="KD">
    <w:p w14:paraId="62BCB235" w14:textId="7CE07FE9" w:rsidR="008C0390" w:rsidRPr="008C0390" w:rsidRDefault="008C0390">
      <w:pPr>
        <w:pStyle w:val="CommentText"/>
        <w:rPr>
          <w:rFonts w:ascii="Tahoma" w:hAnsi="Tahoma" w:cs="Tahoma"/>
          <w:szCs w:val="20"/>
          <w:cs/>
        </w:rPr>
      </w:pPr>
      <w:r>
        <w:rPr>
          <w:rStyle w:val="CommentReference"/>
        </w:rPr>
        <w:annotationRef/>
      </w:r>
      <w:r w:rsidR="006F3D18">
        <w:rPr>
          <w:rFonts w:ascii="Tahoma" w:hAnsi="Tahoma" w:cs="Tahoma" w:hint="cs"/>
          <w:szCs w:val="20"/>
          <w:cs/>
        </w:rPr>
        <w:t>ฝ่ายงานสามารถกำหนดรายละเอียด</w:t>
      </w:r>
      <w:r w:rsidR="006F3D18" w:rsidRPr="006F3D18">
        <w:rPr>
          <w:rFonts w:ascii="Tahoma" w:hAnsi="Tahoma" w:cs="Tahoma"/>
          <w:szCs w:val="20"/>
          <w:cs/>
        </w:rPr>
        <w:t>การประกวดราคา</w:t>
      </w:r>
      <w:r w:rsidR="006F3D18">
        <w:rPr>
          <w:rFonts w:ascii="Tahoma" w:hAnsi="Tahoma" w:cs="Tahoma" w:hint="cs"/>
          <w:szCs w:val="20"/>
          <w:cs/>
        </w:rPr>
        <w:t>ได้ตามความประสงค์ และขอให้</w:t>
      </w:r>
      <w:r w:rsidRPr="008C0390">
        <w:rPr>
          <w:rFonts w:ascii="Tahoma" w:hAnsi="Tahoma" w:cs="Tahoma"/>
          <w:szCs w:val="20"/>
          <w:cs/>
        </w:rPr>
        <w:t>ระบุ</w:t>
      </w:r>
      <w:r w:rsidR="006F3D18">
        <w:rPr>
          <w:rFonts w:ascii="Tahoma" w:hAnsi="Tahoma" w:cs="Tahoma" w:hint="cs"/>
          <w:szCs w:val="20"/>
          <w:cs/>
        </w:rPr>
        <w:t>รายละเอียด</w:t>
      </w:r>
      <w:r w:rsidR="007018B0">
        <w:rPr>
          <w:rFonts w:ascii="Tahoma" w:hAnsi="Tahoma" w:cs="Tahoma" w:hint="cs"/>
          <w:szCs w:val="20"/>
          <w:cs/>
        </w:rPr>
        <w:t xml:space="preserve">ต่าง ๆ </w:t>
      </w:r>
      <w:r w:rsidRPr="008C0390">
        <w:rPr>
          <w:rFonts w:ascii="Tahoma" w:hAnsi="Tahoma" w:cs="Tahoma"/>
          <w:szCs w:val="20"/>
          <w:cs/>
        </w:rPr>
        <w:t>ให้ครบถ้วน</w:t>
      </w:r>
      <w:r w:rsidR="006F3D18">
        <w:rPr>
          <w:rFonts w:ascii="Tahoma" w:hAnsi="Tahoma" w:cs="Tahoma" w:hint="cs"/>
          <w:szCs w:val="20"/>
          <w:cs/>
        </w:rPr>
        <w:t>ด้วย</w:t>
      </w:r>
      <w:r w:rsidR="006F3D18">
        <w:rPr>
          <w:rFonts w:ascii="Tahoma" w:hAnsi="Tahoma" w:cs="Tahoma"/>
          <w:szCs w:val="20"/>
        </w:rPr>
        <w:t xml:space="preserve"> </w:t>
      </w:r>
    </w:p>
  </w:comment>
  <w:comment w:id="99" w:author="PATTARAPON KHUNAKRIDATIKARN" w:date="2022-08-08T09:02:00Z" w:initials="PK">
    <w:p w14:paraId="2947BC65" w14:textId="6C21E1E0" w:rsidR="006E7452" w:rsidRPr="005A247C" w:rsidRDefault="006E7452" w:rsidP="006E7452">
      <w:pPr>
        <w:pStyle w:val="CommentText"/>
        <w:rPr>
          <w:rFonts w:ascii="Tahoma" w:hAnsi="Tahoma" w:cs="Tahoma"/>
          <w:sz w:val="14"/>
          <w:szCs w:val="20"/>
          <w:cs/>
        </w:rPr>
      </w:pPr>
      <w:r>
        <w:rPr>
          <w:rStyle w:val="CommentReference"/>
        </w:rPr>
        <w:annotationRef/>
      </w:r>
      <w:r w:rsidRPr="006E7452">
        <w:rPr>
          <w:rFonts w:ascii="Tahoma" w:hAnsi="Tahoma" w:cs="Tahoma"/>
          <w:sz w:val="14"/>
          <w:szCs w:val="20"/>
          <w:cs/>
        </w:rPr>
        <w:t>ในกรณที่ฝ่ายงานต้องการแนบท้ายเอกสารอื่นใดเพิ่มเติม โปรดระบุเป็นเอกสารแนบท้ายหมายเลข 6 เป็นต้นไป</w:t>
      </w:r>
    </w:p>
  </w:comment>
  <w:comment w:id="102" w:author="PATTARAPON KHUNAKRIDATIKARN" w:date="2022-08-08T10:23:00Z" w:initials="PK">
    <w:p w14:paraId="11C8AF1B" w14:textId="77777777" w:rsidR="001E6CF8" w:rsidRPr="00A751BE" w:rsidRDefault="001E6CF8" w:rsidP="0021494B">
      <w:pPr>
        <w:pStyle w:val="CommentText"/>
        <w:ind w:firstLine="720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A751BE">
        <w:rPr>
          <w:rFonts w:ascii="Tahoma" w:hAnsi="Tahoma" w:cs="Tahoma"/>
          <w:szCs w:val="20"/>
          <w:cs/>
        </w:rPr>
        <w:t xml:space="preserve">ฝ่ายงานโปรดดำเนินการตรวจสอบความถูกต้องถึงประเด็นทางธุรกิจว่าตรงกับความต้องการและมติอนุมัติหรือไม่ รวมทั้งขั้นตอนต่าง ๆ ของการจัดหาให้ถูกต้องตามวิธีปฎิบัติฯ ด้วย โดยเฉพาะประเด็นสำคัญดังต่อไปนี้ </w:t>
      </w:r>
      <w:r w:rsidRPr="00A751BE">
        <w:rPr>
          <w:rFonts w:ascii="Tahoma" w:hAnsi="Tahoma" w:cs="Tahoma"/>
          <w:szCs w:val="20"/>
          <w:cs/>
        </w:rPr>
        <w:br/>
      </w:r>
      <w:r w:rsidRPr="00A751BE">
        <w:rPr>
          <w:rFonts w:ascii="Tahoma" w:hAnsi="Tahoma" w:cs="Tahoma"/>
          <w:szCs w:val="20"/>
        </w:rPr>
        <w:t xml:space="preserve">1. </w:t>
      </w:r>
      <w:r w:rsidRPr="00A751BE">
        <w:rPr>
          <w:rFonts w:ascii="Tahoma" w:hAnsi="Tahoma" w:cs="Tahoma"/>
          <w:szCs w:val="20"/>
          <w:cs/>
        </w:rPr>
        <w:t xml:space="preserve">ความต้องการทางเทคนิค </w:t>
      </w:r>
      <w:r w:rsidRPr="00A751BE">
        <w:rPr>
          <w:rFonts w:ascii="Tahoma" w:hAnsi="Tahoma" w:cs="Tahoma"/>
          <w:szCs w:val="20"/>
        </w:rPr>
        <w:t>(</w:t>
      </w:r>
      <w:r w:rsidRPr="00A751BE">
        <w:rPr>
          <w:rFonts w:ascii="Tahoma" w:hAnsi="Tahoma" w:cs="Tahoma"/>
          <w:szCs w:val="20"/>
          <w:cs/>
        </w:rPr>
        <w:t xml:space="preserve">ต้องการอะไรจากการออก </w:t>
      </w:r>
      <w:r>
        <w:rPr>
          <w:rFonts w:ascii="Tahoma" w:hAnsi="Tahoma" w:cs="Tahoma"/>
          <w:szCs w:val="20"/>
        </w:rPr>
        <w:t>TOR</w:t>
      </w:r>
      <w:r w:rsidRPr="00A751BE">
        <w:rPr>
          <w:rFonts w:ascii="Tahoma" w:hAnsi="Tahoma" w:cs="Tahoma"/>
          <w:szCs w:val="20"/>
        </w:rPr>
        <w:t xml:space="preserve"> </w:t>
      </w:r>
      <w:r w:rsidRPr="00A751BE">
        <w:rPr>
          <w:rFonts w:ascii="Tahoma" w:hAnsi="Tahoma" w:cs="Tahoma"/>
          <w:szCs w:val="20"/>
          <w:cs/>
        </w:rPr>
        <w:t>ฉบับนี้)</w:t>
      </w:r>
    </w:p>
    <w:p w14:paraId="5AF25821" w14:textId="77777777" w:rsidR="001E6CF8" w:rsidRPr="00A751BE" w:rsidRDefault="001E6CF8" w:rsidP="0021494B">
      <w:pPr>
        <w:pStyle w:val="CommentText"/>
        <w:rPr>
          <w:rFonts w:ascii="Tahoma" w:hAnsi="Tahoma" w:cs="Tahoma"/>
          <w:szCs w:val="20"/>
          <w:cs/>
        </w:rPr>
      </w:pPr>
      <w:r w:rsidRPr="00A751BE">
        <w:rPr>
          <w:rFonts w:ascii="Tahoma" w:hAnsi="Tahoma" w:cs="Tahoma"/>
          <w:szCs w:val="20"/>
        </w:rPr>
        <w:t xml:space="preserve">2. </w:t>
      </w:r>
      <w:r w:rsidRPr="00A751BE">
        <w:rPr>
          <w:rFonts w:ascii="Tahoma" w:hAnsi="Tahoma" w:cs="Tahoma"/>
          <w:szCs w:val="20"/>
          <w:cs/>
        </w:rPr>
        <w:t>การดำเนินงานและสิ่งที่ต้องส่งมอบ รวมไปถึง ขอบเขตการดำเนินการหลัก (ให้มาดำเนินการอะไร อย่างไร ส่งมอบอย่างไร ขอบเขตการดำเนินงาน)</w:t>
      </w:r>
    </w:p>
    <w:p w14:paraId="1E2BC21B" w14:textId="77777777" w:rsidR="001E6CF8" w:rsidRPr="00A751BE" w:rsidRDefault="001E6CF8" w:rsidP="0021494B">
      <w:pPr>
        <w:pStyle w:val="CommentText"/>
        <w:rPr>
          <w:rFonts w:ascii="Tahoma" w:hAnsi="Tahoma" w:cs="Tahoma"/>
          <w:szCs w:val="20"/>
          <w:cs/>
        </w:rPr>
      </w:pPr>
      <w:r w:rsidRPr="00A751BE">
        <w:rPr>
          <w:rFonts w:ascii="Tahoma" w:hAnsi="Tahoma" w:cs="Tahoma"/>
          <w:szCs w:val="20"/>
        </w:rPr>
        <w:t xml:space="preserve">3. </w:t>
      </w:r>
      <w:r w:rsidRPr="00A751BE">
        <w:rPr>
          <w:rFonts w:ascii="Tahoma" w:hAnsi="Tahoma" w:cs="Tahoma"/>
          <w:szCs w:val="20"/>
          <w:cs/>
        </w:rPr>
        <w:t xml:space="preserve">เงื่อนไขพิเศษ หรือเงื่อนไขอื่น ๆ ของเจ้าของงานหากมีความต้องการ </w:t>
      </w:r>
    </w:p>
    <w:p w14:paraId="0FC250AA" w14:textId="77777777" w:rsidR="001E6CF8" w:rsidRPr="00A751BE" w:rsidRDefault="001E6CF8" w:rsidP="0021494B">
      <w:pPr>
        <w:pStyle w:val="CommentText"/>
        <w:rPr>
          <w:rFonts w:ascii="Tahoma" w:hAnsi="Tahoma" w:cs="Tahoma"/>
          <w:szCs w:val="20"/>
        </w:rPr>
      </w:pPr>
      <w:r w:rsidRPr="00A751BE">
        <w:rPr>
          <w:rFonts w:ascii="Tahoma" w:hAnsi="Tahoma" w:cs="Tahoma"/>
          <w:szCs w:val="20"/>
        </w:rPr>
        <w:t xml:space="preserve">4. </w:t>
      </w:r>
      <w:r w:rsidRPr="00A751BE">
        <w:rPr>
          <w:rFonts w:ascii="Tahoma" w:hAnsi="Tahoma" w:cs="Tahoma"/>
          <w:szCs w:val="20"/>
          <w:cs/>
        </w:rPr>
        <w:t xml:space="preserve">ระยะเวลาการดำเนินงาน </w:t>
      </w:r>
      <w:r w:rsidRPr="00A751BE">
        <w:rPr>
          <w:rFonts w:ascii="Tahoma" w:hAnsi="Tahoma" w:cs="Tahoma"/>
          <w:szCs w:val="20"/>
        </w:rPr>
        <w:t>(</w:t>
      </w:r>
      <w:r w:rsidRPr="00A751BE">
        <w:rPr>
          <w:rFonts w:ascii="Tahoma" w:hAnsi="Tahoma" w:cs="Tahoma"/>
          <w:szCs w:val="20"/>
          <w:cs/>
        </w:rPr>
        <w:t>ระยะเวลากี่ปี เริ่มต้นงานเมื่อไร สิ้นสุดเมื่อไร)</w:t>
      </w:r>
    </w:p>
    <w:p w14:paraId="6CE3E7A1" w14:textId="1ED2059A" w:rsidR="001E6CF8" w:rsidRPr="00082D50" w:rsidRDefault="001E6CF8">
      <w:pPr>
        <w:pStyle w:val="CommentText"/>
        <w:rPr>
          <w:rFonts w:ascii="Tahoma" w:hAnsi="Tahoma" w:cs="Tahoma"/>
          <w:color w:val="FF0000"/>
          <w:szCs w:val="20"/>
        </w:rPr>
      </w:pPr>
      <w:r w:rsidRPr="00A751BE">
        <w:rPr>
          <w:rFonts w:ascii="Tahoma" w:hAnsi="Tahoma" w:cs="Tahoma"/>
          <w:szCs w:val="20"/>
          <w:cs/>
        </w:rPr>
        <w:t>รวมถึงประเด็นความถูกต้องของการใช้คำ ภาษา การจัดเรียง ความเรียบร้อยของ</w:t>
      </w:r>
      <w:r w:rsidRPr="00A751BE">
        <w:rPr>
          <w:rFonts w:ascii="Tahoma" w:hAnsi="Tahoma" w:cs="Tahoma"/>
          <w:b/>
          <w:bCs/>
          <w:szCs w:val="20"/>
          <w:cs/>
        </w:rPr>
        <w:t xml:space="preserve"> </w:t>
      </w:r>
      <w:r w:rsidRPr="00A751BE">
        <w:rPr>
          <w:rFonts w:ascii="Tahoma" w:hAnsi="Tahoma" w:cs="Tahoma"/>
          <w:b/>
          <w:bCs/>
          <w:szCs w:val="20"/>
        </w:rPr>
        <w:t>Format</w:t>
      </w:r>
      <w:r w:rsidRPr="00A751BE">
        <w:rPr>
          <w:rFonts w:ascii="Tahoma" w:hAnsi="Tahoma" w:cs="Tahoma"/>
          <w:szCs w:val="20"/>
          <w:cs/>
        </w:rPr>
        <w:t xml:space="preserve"> ด้วย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024C70" w15:done="0"/>
  <w15:commentEx w15:paraId="3B169140" w15:done="0"/>
  <w15:commentEx w15:paraId="30BBAF8B" w15:done="0"/>
  <w15:commentEx w15:paraId="366E82C0" w15:done="0"/>
  <w15:commentEx w15:paraId="640D9B93" w15:done="0"/>
  <w15:commentEx w15:paraId="21CED099" w15:done="0"/>
  <w15:commentEx w15:paraId="38AEED7B" w15:done="0"/>
  <w15:commentEx w15:paraId="4BBC5E25" w15:done="0"/>
  <w15:commentEx w15:paraId="18B3EA74" w15:done="0"/>
  <w15:commentEx w15:paraId="5162C153" w15:done="0"/>
  <w15:commentEx w15:paraId="35304E44" w15:done="0"/>
  <w15:commentEx w15:paraId="4D458833" w15:done="0"/>
  <w15:commentEx w15:paraId="2394BC39" w15:done="0"/>
  <w15:commentEx w15:paraId="0DA12955" w15:done="0"/>
  <w15:commentEx w15:paraId="5D833365" w15:done="0"/>
  <w15:commentEx w15:paraId="2F9B0434" w15:done="0"/>
  <w15:commentEx w15:paraId="0A49541D" w15:done="0"/>
  <w15:commentEx w15:paraId="224D44B6" w15:done="0"/>
  <w15:commentEx w15:paraId="3E27E5BC" w15:done="0"/>
  <w15:commentEx w15:paraId="3D9A4276" w15:done="0"/>
  <w15:commentEx w15:paraId="4FBCF41F" w15:done="0"/>
  <w15:commentEx w15:paraId="0B17E959" w15:done="0"/>
  <w15:commentEx w15:paraId="1B8909A1" w15:done="0"/>
  <w15:commentEx w15:paraId="509AFA88" w15:done="0"/>
  <w15:commentEx w15:paraId="1CB1C20A" w15:done="0"/>
  <w15:commentEx w15:paraId="6DC7343C" w15:done="0"/>
  <w15:commentEx w15:paraId="6FD43353" w15:done="0"/>
  <w15:commentEx w15:paraId="3F2DC5C2" w15:done="0"/>
  <w15:commentEx w15:paraId="6754B0EA" w15:done="0"/>
  <w15:commentEx w15:paraId="0422DD8E" w15:done="0"/>
  <w15:commentEx w15:paraId="4E1742F4" w15:done="0"/>
  <w15:commentEx w15:paraId="62BCB235" w15:done="0"/>
  <w15:commentEx w15:paraId="2947BC65" w15:done="0"/>
  <w15:commentEx w15:paraId="6CE3E7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A78963" w16cex:dateUtc="2022-08-17T08:36:00Z"/>
  <w16cex:commentExtensible w16cex:durableId="26A787A2" w16cex:dateUtc="2022-08-17T08:28:00Z"/>
  <w16cex:commentExtensible w16cex:durableId="26A78978" w16cex:dateUtc="2022-08-17T08:36:00Z"/>
  <w16cex:commentExtensible w16cex:durableId="26A78983" w16cex:dateUtc="2022-08-17T08:36:00Z"/>
  <w16cex:commentExtensible w16cex:durableId="26A7898B" w16cex:dateUtc="2022-08-17T08:36:00Z"/>
  <w16cex:commentExtensible w16cex:durableId="26A789A4" w16cex:dateUtc="2022-08-17T08:37:00Z"/>
  <w16cex:commentExtensible w16cex:durableId="26A789AF" w16cex:dateUtc="2022-08-17T08:37:00Z"/>
  <w16cex:commentExtensible w16cex:durableId="26A79A74" w16cex:dateUtc="2022-08-17T09:48:00Z"/>
  <w16cex:commentExtensible w16cex:durableId="269D0A58" w16cex:dateUtc="2022-08-09T09:31:00Z"/>
  <w16cex:commentExtensible w16cex:durableId="269D0B6A" w16cex:dateUtc="2022-08-09T09:35:00Z"/>
  <w16cex:commentExtensible w16cex:durableId="269D08CD" w16cex:dateUtc="2022-08-09T09:24:00Z"/>
  <w16cex:commentExtensible w16cex:durableId="269D0C29" w16cex:dateUtc="2022-08-09T09:39:00Z"/>
  <w16cex:commentExtensible w16cex:durableId="269D08C8" w16cex:dateUtc="2022-08-09T09:24:00Z"/>
  <w16cex:commentExtensible w16cex:durableId="269D104F" w16cex:dateUtc="2022-08-09T09:56:00Z"/>
  <w16cex:commentExtensible w16cex:durableId="269D104A" w16cex:dateUtc="2022-08-09T09:56:00Z"/>
  <w16cex:commentExtensible w16cex:durableId="269D0C3E" w16cex:dateUtc="2022-08-09T09:39:00Z"/>
  <w16cex:commentExtensible w16cex:durableId="25BF4203" w16cex:dateUtc="2020-10-01T00:39:00Z"/>
  <w16cex:commentExtensible w16cex:durableId="25BF4204" w16cex:dateUtc="2020-10-01T00:28:00Z"/>
  <w16cex:commentExtensible w16cex:durableId="2081A72D" w16cex:dateUtc="2020-10-01T00:33:00Z"/>
  <w16cex:commentExtensible w16cex:durableId="25BF4205" w16cex:dateUtc="2020-10-01T00:33:00Z"/>
  <w16cex:commentExtensible w16cex:durableId="26A78E6B" w16cex:dateUtc="2022-08-17T08:57:00Z"/>
  <w16cex:commentExtensible w16cex:durableId="26CAEC1F" w16cex:dateUtc="2022-09-13T04:46:00Z"/>
  <w16cex:commentExtensible w16cex:durableId="26CAEC4D" w16cex:dateUtc="2022-09-13T04:47:00Z"/>
  <w16cex:commentExtensible w16cex:durableId="26A7A443" w16cex:dateUtc="2022-08-17T1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024C70" w16cid:durableId="2694C109"/>
  <w16cid:commentId w16cid:paraId="3B169140" w16cid:durableId="26A78963"/>
  <w16cid:commentId w16cid:paraId="30BBAF8B" w16cid:durableId="26A787A2"/>
  <w16cid:commentId w16cid:paraId="366E82C0" w16cid:durableId="26A78978"/>
  <w16cid:commentId w16cid:paraId="640D9B93" w16cid:durableId="26A78983"/>
  <w16cid:commentId w16cid:paraId="21CED099" w16cid:durableId="26A7898B"/>
  <w16cid:commentId w16cid:paraId="38AEED7B" w16cid:durableId="26A789A4"/>
  <w16cid:commentId w16cid:paraId="4BBC5E25" w16cid:durableId="269B4FC0"/>
  <w16cid:commentId w16cid:paraId="18B3EA74" w16cid:durableId="26A789AF"/>
  <w16cid:commentId w16cid:paraId="5162C153" w16cid:durableId="269B506B"/>
  <w16cid:commentId w16cid:paraId="35304E44" w16cid:durableId="269B4F9B"/>
  <w16cid:commentId w16cid:paraId="4D458833" w16cid:durableId="26A79A74"/>
  <w16cid:commentId w16cid:paraId="2394BC39" w16cid:durableId="269D0A58"/>
  <w16cid:commentId w16cid:paraId="0DA12955" w16cid:durableId="269D0B6A"/>
  <w16cid:commentId w16cid:paraId="5D833365" w16cid:durableId="269D08CD"/>
  <w16cid:commentId w16cid:paraId="2F9B0434" w16cid:durableId="269D0C29"/>
  <w16cid:commentId w16cid:paraId="0A49541D" w16cid:durableId="269D08C8"/>
  <w16cid:commentId w16cid:paraId="224D44B6" w16cid:durableId="269D104F"/>
  <w16cid:commentId w16cid:paraId="3E27E5BC" w16cid:durableId="269D104A"/>
  <w16cid:commentId w16cid:paraId="3D9A4276" w16cid:durableId="269D0C3E"/>
  <w16cid:commentId w16cid:paraId="4FBCF41F" w16cid:durableId="25BF4203"/>
  <w16cid:commentId w16cid:paraId="0B17E959" w16cid:durableId="25BF4204"/>
  <w16cid:commentId w16cid:paraId="1B8909A1" w16cid:durableId="2081A72D"/>
  <w16cid:commentId w16cid:paraId="509AFA88" w16cid:durableId="25BF4205"/>
  <w16cid:commentId w16cid:paraId="1CB1C20A" w16cid:durableId="2694C10E"/>
  <w16cid:commentId w16cid:paraId="6DC7343C" w16cid:durableId="269B5EE2"/>
  <w16cid:commentId w16cid:paraId="6FD43353" w16cid:durableId="269B5F11"/>
  <w16cid:commentId w16cid:paraId="3F2DC5C2" w16cid:durableId="269B5F96"/>
  <w16cid:commentId w16cid:paraId="6754B0EA" w16cid:durableId="26A78E6B"/>
  <w16cid:commentId w16cid:paraId="0422DD8E" w16cid:durableId="26CAEC1F"/>
  <w16cid:commentId w16cid:paraId="4E1742F4" w16cid:durableId="26CAEC4D"/>
  <w16cid:commentId w16cid:paraId="62BCB235" w16cid:durableId="26A7A443"/>
  <w16cid:commentId w16cid:paraId="2947BC65" w16cid:durableId="269D07AE"/>
  <w16cid:commentId w16cid:paraId="6CE3E7A1" w16cid:durableId="269B62B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01C2C" w14:textId="77777777" w:rsidR="00A1167E" w:rsidRDefault="00A1167E" w:rsidP="0094578F">
      <w:pPr>
        <w:spacing w:after="0" w:line="240" w:lineRule="auto"/>
      </w:pPr>
      <w:r>
        <w:separator/>
      </w:r>
    </w:p>
    <w:p w14:paraId="7D85A7B6" w14:textId="77777777" w:rsidR="00A1167E" w:rsidRDefault="00A1167E"/>
  </w:endnote>
  <w:endnote w:type="continuationSeparator" w:id="0">
    <w:p w14:paraId="4500B80E" w14:textId="77777777" w:rsidR="00A1167E" w:rsidRDefault="00A1167E" w:rsidP="0094578F">
      <w:pPr>
        <w:spacing w:after="0" w:line="240" w:lineRule="auto"/>
      </w:pPr>
      <w:r>
        <w:continuationSeparator/>
      </w:r>
    </w:p>
    <w:p w14:paraId="47A1CD3F" w14:textId="77777777" w:rsidR="00A1167E" w:rsidRDefault="00A116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747530"/>
      <w:docPartObj>
        <w:docPartGallery w:val="Page Numbers (Bottom of Page)"/>
        <w:docPartUnique/>
      </w:docPartObj>
    </w:sdtPr>
    <w:sdtEndPr>
      <w:rPr>
        <w:rFonts w:ascii="Browallia New" w:hAnsi="Browallia New" w:cs="Browallia New"/>
        <w:sz w:val="24"/>
        <w:szCs w:val="24"/>
      </w:rPr>
    </w:sdtEndPr>
    <w:sdtContent>
      <w:sdt>
        <w:sdtPr>
          <w:rPr>
            <w:rFonts w:ascii="Browallia New" w:hAnsi="Browallia New" w:cs="Browallia New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43FB0AE" w14:textId="369E3D17" w:rsidR="001E6CF8" w:rsidRPr="009E1828" w:rsidRDefault="009E1828" w:rsidP="009E1828">
            <w:pPr>
              <w:pStyle w:val="Footer"/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 w:rsidRPr="009E1828">
              <w:rPr>
                <w:rFonts w:ascii="Browallia New" w:hAnsi="Browallia New" w:cs="Browallia New"/>
                <w:sz w:val="24"/>
                <w:szCs w:val="24"/>
                <w:cs/>
              </w:rPr>
              <w:t>หน้า</w:t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t xml:space="preserve"> </w:t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fldChar w:fldCharType="begin"/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instrText xml:space="preserve"> PAGE </w:instrText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fldChar w:fldCharType="separate"/>
            </w:r>
            <w:r w:rsidRPr="009E1828">
              <w:rPr>
                <w:rFonts w:ascii="Browallia New" w:hAnsi="Browallia New" w:cs="Browallia New"/>
                <w:noProof/>
                <w:sz w:val="24"/>
                <w:szCs w:val="24"/>
              </w:rPr>
              <w:t>2</w:t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fldChar w:fldCharType="end"/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t xml:space="preserve"> </w:t>
            </w:r>
            <w:r w:rsidRPr="009E1828">
              <w:rPr>
                <w:rFonts w:ascii="Browallia New" w:hAnsi="Browallia New" w:cs="Browallia New"/>
                <w:sz w:val="24"/>
                <w:szCs w:val="24"/>
                <w:cs/>
              </w:rPr>
              <w:t>จาก</w:t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t xml:space="preserve"> </w:t>
            </w:r>
            <w:r w:rsidR="0016524E">
              <w:rPr>
                <w:rFonts w:ascii="Browallia New" w:hAnsi="Browallia New" w:cs="Browallia New"/>
                <w:sz w:val="24"/>
                <w:szCs w:val="24"/>
                <w:lang w:val="en-US"/>
              </w:rPr>
              <w:t>30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42A88" w14:textId="77777777" w:rsidR="00A1167E" w:rsidRDefault="00A1167E" w:rsidP="0094578F">
      <w:pPr>
        <w:spacing w:after="0" w:line="240" w:lineRule="auto"/>
      </w:pPr>
      <w:r>
        <w:separator/>
      </w:r>
    </w:p>
    <w:p w14:paraId="16E05889" w14:textId="77777777" w:rsidR="00A1167E" w:rsidRDefault="00A1167E"/>
  </w:footnote>
  <w:footnote w:type="continuationSeparator" w:id="0">
    <w:p w14:paraId="22C8B7EA" w14:textId="77777777" w:rsidR="00A1167E" w:rsidRDefault="00A1167E" w:rsidP="0094578F">
      <w:pPr>
        <w:spacing w:after="0" w:line="240" w:lineRule="auto"/>
      </w:pPr>
      <w:r>
        <w:continuationSeparator/>
      </w:r>
    </w:p>
    <w:p w14:paraId="0944627B" w14:textId="77777777" w:rsidR="00A1167E" w:rsidRDefault="00A1167E"/>
  </w:footnote>
  <w:footnote w:id="1">
    <w:p w14:paraId="1AFC57A9" w14:textId="10DBEF7F" w:rsidR="001E6CF8" w:rsidRPr="00EB0B51" w:rsidRDefault="001E6CF8" w:rsidP="00003E3F">
      <w:pPr>
        <w:pStyle w:val="FootnoteText"/>
        <w:ind w:left="142" w:hanging="142"/>
        <w:jc w:val="thaiDistribute"/>
        <w:rPr>
          <w:sz w:val="24"/>
          <w:szCs w:val="24"/>
          <w:cs/>
        </w:rPr>
      </w:pPr>
      <w:r w:rsidRPr="00790F97">
        <w:rPr>
          <w:rStyle w:val="FootnoteReference"/>
          <w:sz w:val="24"/>
          <w:szCs w:val="24"/>
        </w:rPr>
        <w:footnoteRef/>
      </w:r>
      <w:r w:rsidRPr="00EB0B51">
        <w:rPr>
          <w:sz w:val="24"/>
          <w:szCs w:val="24"/>
          <w:cs/>
        </w:rPr>
        <w:t xml:space="preserve"> หมายถึง บริษัทที่จัดตั้งโดยตลาดหลักทรัพย์หรือบริษัทย่อยของตลาดหลักทรัพย์ และตลาดหลักทรัพย์ถือหุ้นไม่ว่าทางตรงหรือทางอ้อม</w:t>
      </w:r>
      <w:r w:rsidRPr="00EB0B51">
        <w:rPr>
          <w:rFonts w:hint="cs"/>
          <w:sz w:val="24"/>
          <w:szCs w:val="24"/>
          <w:cs/>
        </w:rPr>
        <w:t>เกิน</w:t>
      </w:r>
      <w:r w:rsidRPr="00EB0B51">
        <w:rPr>
          <w:sz w:val="24"/>
          <w:szCs w:val="24"/>
          <w:cs/>
        </w:rPr>
        <w:t xml:space="preserve">กว่าร้อยละ </w:t>
      </w:r>
      <w:r w:rsidRPr="00790F97">
        <w:rPr>
          <w:sz w:val="24"/>
          <w:szCs w:val="24"/>
        </w:rPr>
        <w:t>50</w:t>
      </w:r>
      <w:r w:rsidRPr="00EB0B51">
        <w:rPr>
          <w:rFonts w:hint="cs"/>
          <w:sz w:val="24"/>
          <w:szCs w:val="24"/>
        </w:rPr>
        <w:t xml:space="preserve"> (</w:t>
      </w:r>
      <w:r w:rsidRPr="00EB0B51">
        <w:rPr>
          <w:rFonts w:hint="cs"/>
          <w:sz w:val="24"/>
          <w:szCs w:val="24"/>
          <w:cs/>
        </w:rPr>
        <w:t>ห้าสิบ)</w:t>
      </w:r>
      <w:r w:rsidRPr="00EB0B51">
        <w:rPr>
          <w:sz w:val="24"/>
          <w:szCs w:val="24"/>
          <w:cs/>
        </w:rPr>
        <w:t xml:space="preserve"> ของทุนจดทะเบียนของบริษัท</w:t>
      </w:r>
    </w:p>
  </w:footnote>
  <w:footnote w:id="2">
    <w:p w14:paraId="483EBE12" w14:textId="1594F5C4" w:rsidR="001E6CF8" w:rsidRPr="00EB0B51" w:rsidRDefault="001E6CF8" w:rsidP="00F675AC">
      <w:pPr>
        <w:pStyle w:val="FootnoteText"/>
        <w:ind w:left="142" w:hanging="142"/>
        <w:jc w:val="thaiDistribute"/>
        <w:rPr>
          <w:sz w:val="24"/>
          <w:szCs w:val="24"/>
          <w:cs/>
        </w:rPr>
      </w:pPr>
      <w:r w:rsidRPr="00D47C64">
        <w:rPr>
          <w:rStyle w:val="FootnoteReference"/>
          <w:sz w:val="24"/>
          <w:szCs w:val="24"/>
        </w:rPr>
        <w:footnoteRef/>
      </w:r>
      <w:r w:rsidRPr="00EB0B51">
        <w:rPr>
          <w:sz w:val="24"/>
          <w:szCs w:val="24"/>
          <w:cs/>
        </w:rPr>
        <w:t xml:space="preserve"> </w:t>
      </w:r>
      <w:r w:rsidR="00F675AC">
        <w:rPr>
          <w:sz w:val="24"/>
          <w:szCs w:val="24"/>
          <w:cs/>
        </w:rPr>
        <w:tab/>
      </w:r>
      <w:r w:rsidRPr="00EB0B51">
        <w:rPr>
          <w:rFonts w:hint="cs"/>
          <w:sz w:val="24"/>
          <w:szCs w:val="24"/>
          <w:cs/>
        </w:rPr>
        <w:t xml:space="preserve">หมายความว่า ผู้ถือหุ้นไม่ว่าโดยทางตรงหรือทางอ้อมในกิจการของผู้เสนองานเกินกว่าร้อยละ </w:t>
      </w:r>
      <w:r>
        <w:rPr>
          <w:sz w:val="24"/>
          <w:szCs w:val="24"/>
        </w:rPr>
        <w:t>10</w:t>
      </w:r>
      <w:r w:rsidRPr="00EB0B51">
        <w:rPr>
          <w:sz w:val="24"/>
          <w:szCs w:val="24"/>
        </w:rPr>
        <w:t xml:space="preserve"> </w:t>
      </w:r>
      <w:r w:rsidRPr="00EB0B51">
        <w:rPr>
          <w:rFonts w:hint="cs"/>
          <w:sz w:val="24"/>
          <w:szCs w:val="24"/>
        </w:rPr>
        <w:t>(</w:t>
      </w:r>
      <w:r w:rsidRPr="00EB0B51">
        <w:rPr>
          <w:rFonts w:hint="cs"/>
          <w:sz w:val="24"/>
          <w:szCs w:val="24"/>
          <w:cs/>
        </w:rPr>
        <w:t>สิบ) ของจำนวนหุ้นที่มีสิทธิออกเสียงทั้งหมดในกิจการนั้น ทั้งนี้ การถือหุ้นดังกล่าวให้นับรวมหุ้นที่ถือโดยผู้ที่เกี่ยวข้องด้วย</w:t>
      </w:r>
    </w:p>
  </w:footnote>
  <w:footnote w:id="3">
    <w:p w14:paraId="2A0E9095" w14:textId="6D007794" w:rsidR="001E6CF8" w:rsidRPr="00077B62" w:rsidRDefault="001E6CF8" w:rsidP="00F675AC">
      <w:pPr>
        <w:pStyle w:val="FootnoteText"/>
        <w:tabs>
          <w:tab w:val="left" w:pos="180"/>
        </w:tabs>
        <w:ind w:left="142" w:hanging="142"/>
        <w:jc w:val="thaiDistribute"/>
        <w:rPr>
          <w:sz w:val="24"/>
          <w:szCs w:val="24"/>
        </w:rPr>
      </w:pPr>
      <w:r w:rsidRPr="00D47C64">
        <w:rPr>
          <w:rStyle w:val="FootnoteReference"/>
          <w:sz w:val="24"/>
          <w:szCs w:val="24"/>
        </w:rPr>
        <w:footnoteRef/>
      </w:r>
      <w:r w:rsidRPr="00EB0B51">
        <w:rPr>
          <w:sz w:val="24"/>
          <w:szCs w:val="24"/>
          <w:cs/>
        </w:rPr>
        <w:t xml:space="preserve"> </w:t>
      </w:r>
      <w:r w:rsidR="00F675AC">
        <w:rPr>
          <w:sz w:val="24"/>
          <w:szCs w:val="24"/>
          <w:cs/>
        </w:rPr>
        <w:tab/>
      </w:r>
      <w:r w:rsidRPr="00EB0B51">
        <w:rPr>
          <w:rFonts w:hint="cs"/>
          <w:sz w:val="24"/>
          <w:szCs w:val="24"/>
          <w:cs/>
        </w:rPr>
        <w:t xml:space="preserve">หมายความว่า บุคคลที่มีอำนาจควบคุมกิจการตามมาตรา </w:t>
      </w:r>
      <w:r w:rsidRPr="00077B62">
        <w:rPr>
          <w:sz w:val="24"/>
          <w:szCs w:val="24"/>
        </w:rPr>
        <w:t>89</w:t>
      </w:r>
      <w:r w:rsidRPr="00EB0B51">
        <w:rPr>
          <w:sz w:val="24"/>
          <w:szCs w:val="24"/>
        </w:rPr>
        <w:t>/</w:t>
      </w:r>
      <w:r w:rsidRPr="00077B62">
        <w:rPr>
          <w:sz w:val="24"/>
          <w:szCs w:val="24"/>
        </w:rPr>
        <w:t xml:space="preserve">1 </w:t>
      </w:r>
      <w:r w:rsidRPr="00EB0B51">
        <w:rPr>
          <w:rFonts w:hint="cs"/>
          <w:sz w:val="24"/>
          <w:szCs w:val="24"/>
          <w:cs/>
        </w:rPr>
        <w:t xml:space="preserve">แห่งพระราชบัญญัติหลักทรัพย์และตลาดหลักทรัพย์ พ.ศ. </w:t>
      </w:r>
      <w:r w:rsidRPr="00077B62">
        <w:rPr>
          <w:sz w:val="24"/>
          <w:szCs w:val="24"/>
        </w:rPr>
        <w:t>2535</w:t>
      </w:r>
    </w:p>
  </w:footnote>
  <w:footnote w:id="4">
    <w:p w14:paraId="0BCD6804" w14:textId="6FCDF669" w:rsidR="001E6CF8" w:rsidRPr="00EB0B51" w:rsidRDefault="001E6CF8" w:rsidP="00F675AC">
      <w:pPr>
        <w:pStyle w:val="FootnoteText"/>
        <w:ind w:left="142" w:hanging="142"/>
        <w:jc w:val="thaiDistribute"/>
        <w:rPr>
          <w:sz w:val="24"/>
          <w:szCs w:val="24"/>
          <w:cs/>
        </w:rPr>
      </w:pPr>
      <w:r w:rsidRPr="00077B62">
        <w:rPr>
          <w:rStyle w:val="FootnoteReference"/>
          <w:sz w:val="24"/>
          <w:szCs w:val="24"/>
        </w:rPr>
        <w:footnoteRef/>
      </w:r>
      <w:r w:rsidRPr="00EB0B51">
        <w:rPr>
          <w:sz w:val="24"/>
          <w:szCs w:val="24"/>
          <w:cs/>
        </w:rPr>
        <w:t xml:space="preserve"> </w:t>
      </w:r>
      <w:r w:rsidR="00F675AC">
        <w:rPr>
          <w:sz w:val="24"/>
          <w:szCs w:val="24"/>
          <w:cs/>
        </w:rPr>
        <w:tab/>
      </w:r>
      <w:r w:rsidRPr="00EB0B51">
        <w:rPr>
          <w:rFonts w:hint="cs"/>
          <w:sz w:val="24"/>
          <w:szCs w:val="24"/>
          <w:cs/>
        </w:rPr>
        <w:t>หมายความว่า บุคคลที่มีความสัมพันธ์ทางสายโลหิต หรือโดยการจดทะเบียนตามกฎหมาย ดังนี้ บิดา มารดา พี่น้อง คู่สมรส และบุตร รวมทั้งคู่สมรสของบุตร</w:t>
      </w:r>
    </w:p>
  </w:footnote>
  <w:footnote w:id="5">
    <w:p w14:paraId="621C2AA8" w14:textId="1CAD7F77" w:rsidR="001E6CF8" w:rsidRPr="00EB0B51" w:rsidRDefault="001E6CF8" w:rsidP="00F675AC">
      <w:pPr>
        <w:pStyle w:val="FootnoteText"/>
        <w:tabs>
          <w:tab w:val="left" w:pos="142"/>
        </w:tabs>
        <w:ind w:left="142" w:hanging="142"/>
        <w:jc w:val="thaiDistribute"/>
        <w:rPr>
          <w:cs/>
        </w:rPr>
      </w:pPr>
      <w:r w:rsidRPr="00077B62">
        <w:rPr>
          <w:rStyle w:val="FootnoteReference"/>
          <w:sz w:val="24"/>
          <w:szCs w:val="24"/>
        </w:rPr>
        <w:footnoteRef/>
      </w:r>
      <w:r w:rsidRPr="00EB0B51">
        <w:rPr>
          <w:sz w:val="24"/>
          <w:szCs w:val="24"/>
        </w:rPr>
        <w:t xml:space="preserve"> </w:t>
      </w:r>
      <w:r w:rsidRPr="00EB0B51">
        <w:rPr>
          <w:sz w:val="24"/>
          <w:szCs w:val="24"/>
        </w:rPr>
        <w:tab/>
      </w:r>
      <w:r w:rsidRPr="00EB0B51">
        <w:rPr>
          <w:rFonts w:hint="cs"/>
          <w:sz w:val="24"/>
          <w:szCs w:val="24"/>
          <w:cs/>
        </w:rPr>
        <w:t xml:space="preserve">หมายความว่า บุคคลตามมาตรา </w:t>
      </w:r>
      <w:r w:rsidRPr="00077B62">
        <w:rPr>
          <w:sz w:val="24"/>
          <w:szCs w:val="24"/>
        </w:rPr>
        <w:t xml:space="preserve">258 </w:t>
      </w:r>
      <w:r w:rsidRPr="00EB0B51">
        <w:rPr>
          <w:sz w:val="24"/>
          <w:szCs w:val="24"/>
        </w:rPr>
        <w:t>(</w:t>
      </w:r>
      <w:r w:rsidRPr="00077B62">
        <w:rPr>
          <w:sz w:val="24"/>
          <w:szCs w:val="24"/>
        </w:rPr>
        <w:t>1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 xml:space="preserve">ถึง </w:t>
      </w:r>
      <w:r w:rsidRPr="00EB0B51">
        <w:rPr>
          <w:sz w:val="24"/>
          <w:szCs w:val="24"/>
          <w:cs/>
        </w:rPr>
        <w:t>(</w:t>
      </w:r>
      <w:r w:rsidRPr="00077B62">
        <w:rPr>
          <w:sz w:val="24"/>
          <w:szCs w:val="24"/>
        </w:rPr>
        <w:t>7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 xml:space="preserve">แห่งพระราชบัญญัติหลักทรัพย์และตลาดหลักทรัพย์ พ.ศ. </w:t>
      </w:r>
      <w:r w:rsidRPr="00077B62">
        <w:rPr>
          <w:sz w:val="24"/>
          <w:szCs w:val="24"/>
        </w:rPr>
        <w:t>2535</w:t>
      </w:r>
      <w:r w:rsidRPr="00EB0B51">
        <w:rPr>
          <w:sz w:val="24"/>
          <w:szCs w:val="24"/>
          <w:cs/>
        </w:rPr>
        <w:t xml:space="preserve"> </w:t>
      </w:r>
      <w:r w:rsidRPr="00EB0B51">
        <w:rPr>
          <w:rFonts w:hint="cs"/>
          <w:sz w:val="24"/>
          <w:szCs w:val="24"/>
          <w:cs/>
        </w:rPr>
        <w:t xml:space="preserve">โดยอนุโลม เช่น </w:t>
      </w:r>
      <w:r w:rsidRPr="00EB0B51">
        <w:rPr>
          <w:sz w:val="24"/>
          <w:szCs w:val="24"/>
          <w:cs/>
        </w:rPr>
        <w:br/>
      </w:r>
      <w:r w:rsidRPr="00EB0B51">
        <w:rPr>
          <w:rFonts w:hint="cs"/>
          <w:sz w:val="24"/>
          <w:szCs w:val="24"/>
          <w:cs/>
        </w:rPr>
        <w:t xml:space="preserve">บุตรที่ยังไม่บรรลุนิติภาวะ </w:t>
      </w:r>
      <w:r w:rsidRPr="00EB0B51">
        <w:rPr>
          <w:sz w:val="24"/>
          <w:szCs w:val="24"/>
          <w:cs/>
        </w:rPr>
        <w:t xml:space="preserve">/ </w:t>
      </w:r>
      <w:r w:rsidRPr="00EB0B51">
        <w:rPr>
          <w:rFonts w:hint="cs"/>
          <w:sz w:val="24"/>
          <w:szCs w:val="24"/>
          <w:cs/>
        </w:rPr>
        <w:t xml:space="preserve">นิติบุคคล ห้างหุ้นส่วน บริษัทที่มีบุคคลตาม </w:t>
      </w:r>
      <w:r w:rsidRPr="00EB0B51">
        <w:rPr>
          <w:sz w:val="24"/>
          <w:szCs w:val="24"/>
          <w:cs/>
        </w:rPr>
        <w:t>(</w:t>
      </w:r>
      <w:r w:rsidRPr="00077B62">
        <w:rPr>
          <w:sz w:val="24"/>
          <w:szCs w:val="24"/>
        </w:rPr>
        <w:t>1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 xml:space="preserve">หรือ </w:t>
      </w:r>
      <w:r w:rsidRPr="00EB0B51">
        <w:rPr>
          <w:sz w:val="24"/>
          <w:szCs w:val="24"/>
          <w:cs/>
        </w:rPr>
        <w:t>(</w:t>
      </w:r>
      <w:r w:rsidRPr="00077B62">
        <w:rPr>
          <w:sz w:val="24"/>
          <w:szCs w:val="24"/>
        </w:rPr>
        <w:t>2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 xml:space="preserve">ถือหุ้นเกินกว่าร้อยละ </w:t>
      </w:r>
      <w:r w:rsidRPr="00077B62">
        <w:rPr>
          <w:sz w:val="24"/>
          <w:szCs w:val="24"/>
        </w:rPr>
        <w:t xml:space="preserve">30 </w:t>
      </w:r>
      <w:r w:rsidRPr="00EB0B51">
        <w:rPr>
          <w:rFonts w:hint="cs"/>
          <w:sz w:val="24"/>
          <w:szCs w:val="24"/>
        </w:rPr>
        <w:t>(</w:t>
      </w:r>
      <w:r w:rsidRPr="00EB0B51">
        <w:rPr>
          <w:rFonts w:hint="cs"/>
          <w:sz w:val="24"/>
          <w:szCs w:val="24"/>
          <w:cs/>
        </w:rPr>
        <w:t>สามสิบ)</w:t>
      </w:r>
      <w:r w:rsidRPr="00EB0B51">
        <w:rPr>
          <w:sz w:val="24"/>
          <w:szCs w:val="24"/>
          <w:cs/>
        </w:rPr>
        <w:t xml:space="preserve"> </w:t>
      </w:r>
      <w:r w:rsidRPr="00EB0B51">
        <w:rPr>
          <w:rFonts w:hint="cs"/>
          <w:sz w:val="24"/>
          <w:szCs w:val="24"/>
          <w:cs/>
        </w:rPr>
        <w:t xml:space="preserve">ของจำนวนสิทธิออกเสียงทั้งหมด โดยให้นับรวมสิทธิออกเสียงของคู่สมรสและบุตรที่ยังไม่บรรลุนิติภาวะของบุคคลตาม </w:t>
      </w:r>
      <w:r w:rsidRPr="00EB0B51">
        <w:rPr>
          <w:sz w:val="24"/>
          <w:szCs w:val="24"/>
          <w:cs/>
        </w:rPr>
        <w:t>(</w:t>
      </w:r>
      <w:r w:rsidRPr="00077B62">
        <w:rPr>
          <w:sz w:val="24"/>
          <w:szCs w:val="24"/>
        </w:rPr>
        <w:t>1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 xml:space="preserve">หรือ </w:t>
      </w:r>
      <w:r w:rsidRPr="00EB0B51">
        <w:rPr>
          <w:sz w:val="24"/>
          <w:szCs w:val="24"/>
          <w:cs/>
        </w:rPr>
        <w:t>(</w:t>
      </w:r>
      <w:r w:rsidRPr="00077B62">
        <w:rPr>
          <w:sz w:val="24"/>
          <w:szCs w:val="24"/>
        </w:rPr>
        <w:t>2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>ด้วย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FDD0E" w14:textId="683185BD" w:rsidR="0064588B" w:rsidRPr="0064588B" w:rsidRDefault="0064588B" w:rsidP="0064588B">
    <w:pPr>
      <w:pStyle w:val="Header"/>
      <w:jc w:val="right"/>
      <w:rPr>
        <w:sz w:val="22"/>
        <w:szCs w:val="22"/>
      </w:rPr>
    </w:pPr>
    <w:r w:rsidRPr="0064588B">
      <w:rPr>
        <w:sz w:val="22"/>
        <w:szCs w:val="22"/>
      </w:rPr>
      <w:t>[SET_TOR_v.</w:t>
    </w:r>
    <w:r w:rsidR="00B53DB7">
      <w:rPr>
        <w:sz w:val="22"/>
        <w:szCs w:val="22"/>
      </w:rPr>
      <w:t>2</w:t>
    </w:r>
    <w:r w:rsidRPr="0064588B">
      <w:rPr>
        <w:sz w:val="22"/>
        <w:szCs w:val="22"/>
      </w:rPr>
      <w:t>_202</w:t>
    </w:r>
    <w:r w:rsidR="00B53DB7">
      <w:rPr>
        <w:sz w:val="22"/>
        <w:szCs w:val="22"/>
      </w:rPr>
      <w:t>5</w:t>
    </w:r>
    <w:r w:rsidRPr="0064588B">
      <w:rPr>
        <w:sz w:val="22"/>
        <w:szCs w:val="22"/>
      </w:rPr>
      <w:t>0</w:t>
    </w:r>
    <w:r w:rsidR="00EC097F">
      <w:rPr>
        <w:sz w:val="22"/>
        <w:szCs w:val="22"/>
      </w:rPr>
      <w:t>509</w:t>
    </w:r>
    <w:r w:rsidRPr="0064588B">
      <w:rPr>
        <w:sz w:val="22"/>
        <w:szCs w:val="22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544"/>
    <w:multiLevelType w:val="hybridMultilevel"/>
    <w:tmpl w:val="86A87684"/>
    <w:lvl w:ilvl="0" w:tplc="779E849A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6" w:hanging="360"/>
      </w:pPr>
    </w:lvl>
    <w:lvl w:ilvl="2" w:tplc="0409001B" w:tentative="1">
      <w:start w:val="1"/>
      <w:numFmt w:val="lowerRoman"/>
      <w:lvlText w:val="%3."/>
      <w:lvlJc w:val="right"/>
      <w:pPr>
        <w:ind w:left="3926" w:hanging="180"/>
      </w:pPr>
    </w:lvl>
    <w:lvl w:ilvl="3" w:tplc="0409000F" w:tentative="1">
      <w:start w:val="1"/>
      <w:numFmt w:val="decimal"/>
      <w:lvlText w:val="%4."/>
      <w:lvlJc w:val="left"/>
      <w:pPr>
        <w:ind w:left="4646" w:hanging="360"/>
      </w:pPr>
    </w:lvl>
    <w:lvl w:ilvl="4" w:tplc="04090019" w:tentative="1">
      <w:start w:val="1"/>
      <w:numFmt w:val="lowerLetter"/>
      <w:lvlText w:val="%5."/>
      <w:lvlJc w:val="left"/>
      <w:pPr>
        <w:ind w:left="5366" w:hanging="360"/>
      </w:pPr>
    </w:lvl>
    <w:lvl w:ilvl="5" w:tplc="0409001B" w:tentative="1">
      <w:start w:val="1"/>
      <w:numFmt w:val="lowerRoman"/>
      <w:lvlText w:val="%6."/>
      <w:lvlJc w:val="right"/>
      <w:pPr>
        <w:ind w:left="6086" w:hanging="180"/>
      </w:pPr>
    </w:lvl>
    <w:lvl w:ilvl="6" w:tplc="0409000F" w:tentative="1">
      <w:start w:val="1"/>
      <w:numFmt w:val="decimal"/>
      <w:lvlText w:val="%7."/>
      <w:lvlJc w:val="left"/>
      <w:pPr>
        <w:ind w:left="6806" w:hanging="360"/>
      </w:pPr>
    </w:lvl>
    <w:lvl w:ilvl="7" w:tplc="04090019" w:tentative="1">
      <w:start w:val="1"/>
      <w:numFmt w:val="lowerLetter"/>
      <w:lvlText w:val="%8."/>
      <w:lvlJc w:val="left"/>
      <w:pPr>
        <w:ind w:left="7526" w:hanging="360"/>
      </w:pPr>
    </w:lvl>
    <w:lvl w:ilvl="8" w:tplc="040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1" w15:restartNumberingAfterBreak="0">
    <w:nsid w:val="080E3EA4"/>
    <w:multiLevelType w:val="hybridMultilevel"/>
    <w:tmpl w:val="27CAC624"/>
    <w:lvl w:ilvl="0" w:tplc="B0D42636">
      <w:start w:val="3"/>
      <w:numFmt w:val="bullet"/>
      <w:lvlText w:val="-"/>
      <w:lvlJc w:val="left"/>
      <w:pPr>
        <w:ind w:left="1080" w:hanging="360"/>
      </w:pPr>
      <w:rPr>
        <w:rFonts w:ascii="Browallia New" w:eastAsiaTheme="minorHAnsi" w:hAnsi="Browallia New" w:cs="Browallia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4043D9"/>
    <w:multiLevelType w:val="hybridMultilevel"/>
    <w:tmpl w:val="5D88C6AA"/>
    <w:lvl w:ilvl="0" w:tplc="BCE8C1E0">
      <w:start w:val="6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D5775"/>
    <w:multiLevelType w:val="hybridMultilevel"/>
    <w:tmpl w:val="5C8E08EA"/>
    <w:lvl w:ilvl="0" w:tplc="FFFFFFFF">
      <w:start w:val="1"/>
      <w:numFmt w:val="decimal"/>
      <w:lvlText w:val="(%1)"/>
      <w:lvlJc w:val="left"/>
      <w:pPr>
        <w:ind w:left="27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492" w:hanging="360"/>
      </w:pPr>
    </w:lvl>
    <w:lvl w:ilvl="2" w:tplc="FFFFFFFF" w:tentative="1">
      <w:start w:val="1"/>
      <w:numFmt w:val="lowerRoman"/>
      <w:lvlText w:val="%3."/>
      <w:lvlJc w:val="right"/>
      <w:pPr>
        <w:ind w:left="4212" w:hanging="180"/>
      </w:pPr>
    </w:lvl>
    <w:lvl w:ilvl="3" w:tplc="FFFFFFFF" w:tentative="1">
      <w:start w:val="1"/>
      <w:numFmt w:val="decimal"/>
      <w:lvlText w:val="%4."/>
      <w:lvlJc w:val="left"/>
      <w:pPr>
        <w:ind w:left="4932" w:hanging="360"/>
      </w:pPr>
    </w:lvl>
    <w:lvl w:ilvl="4" w:tplc="FFFFFFFF" w:tentative="1">
      <w:start w:val="1"/>
      <w:numFmt w:val="lowerLetter"/>
      <w:lvlText w:val="%5."/>
      <w:lvlJc w:val="left"/>
      <w:pPr>
        <w:ind w:left="5652" w:hanging="360"/>
      </w:pPr>
    </w:lvl>
    <w:lvl w:ilvl="5" w:tplc="FFFFFFFF" w:tentative="1">
      <w:start w:val="1"/>
      <w:numFmt w:val="lowerRoman"/>
      <w:lvlText w:val="%6."/>
      <w:lvlJc w:val="right"/>
      <w:pPr>
        <w:ind w:left="6372" w:hanging="180"/>
      </w:pPr>
    </w:lvl>
    <w:lvl w:ilvl="6" w:tplc="FFFFFFFF" w:tentative="1">
      <w:start w:val="1"/>
      <w:numFmt w:val="decimal"/>
      <w:lvlText w:val="%7."/>
      <w:lvlJc w:val="left"/>
      <w:pPr>
        <w:ind w:left="7092" w:hanging="360"/>
      </w:pPr>
    </w:lvl>
    <w:lvl w:ilvl="7" w:tplc="FFFFFFFF" w:tentative="1">
      <w:start w:val="1"/>
      <w:numFmt w:val="lowerLetter"/>
      <w:lvlText w:val="%8."/>
      <w:lvlJc w:val="left"/>
      <w:pPr>
        <w:ind w:left="7812" w:hanging="360"/>
      </w:pPr>
    </w:lvl>
    <w:lvl w:ilvl="8" w:tplc="FFFFFFFF" w:tentative="1">
      <w:start w:val="1"/>
      <w:numFmt w:val="lowerRoman"/>
      <w:lvlText w:val="%9."/>
      <w:lvlJc w:val="right"/>
      <w:pPr>
        <w:ind w:left="8532" w:hanging="180"/>
      </w:pPr>
    </w:lvl>
  </w:abstractNum>
  <w:abstractNum w:abstractNumId="4" w15:restartNumberingAfterBreak="0">
    <w:nsid w:val="148F5718"/>
    <w:multiLevelType w:val="hybridMultilevel"/>
    <w:tmpl w:val="3DFC5E4A"/>
    <w:lvl w:ilvl="0" w:tplc="C7D4BF66">
      <w:start w:val="1"/>
      <w:numFmt w:val="decimal"/>
      <w:lvlText w:val="(%1)"/>
      <w:lvlJc w:val="left"/>
      <w:pPr>
        <w:ind w:left="180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7722773"/>
    <w:multiLevelType w:val="multilevel"/>
    <w:tmpl w:val="482C253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AD33AFB"/>
    <w:multiLevelType w:val="hybridMultilevel"/>
    <w:tmpl w:val="3C2CE478"/>
    <w:lvl w:ilvl="0" w:tplc="245AF908">
      <w:start w:val="1"/>
      <w:numFmt w:val="decimal"/>
      <w:lvlText w:val="%1."/>
      <w:lvlJc w:val="left"/>
      <w:pPr>
        <w:ind w:left="720" w:hanging="360"/>
      </w:pPr>
      <w:rPr>
        <w:rFonts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408C7"/>
    <w:multiLevelType w:val="hybridMultilevel"/>
    <w:tmpl w:val="977A90AA"/>
    <w:lvl w:ilvl="0" w:tplc="68A63426">
      <w:start w:val="1"/>
      <w:numFmt w:val="decimal"/>
      <w:lvlText w:val="%1."/>
      <w:lvlJc w:val="left"/>
      <w:pPr>
        <w:ind w:left="1571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27F23B0"/>
    <w:multiLevelType w:val="hybridMultilevel"/>
    <w:tmpl w:val="F8C65A3A"/>
    <w:lvl w:ilvl="0" w:tplc="EB70A732">
      <w:start w:val="1"/>
      <w:numFmt w:val="decimal"/>
      <w:lvlText w:val="%1."/>
      <w:lvlJc w:val="left"/>
      <w:pPr>
        <w:ind w:left="1070" w:hanging="360"/>
      </w:pPr>
      <w:rPr>
        <w:rFonts w:ascii="Browallia New" w:hAnsi="Browallia New" w:cs="Browallia New"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3A1084B"/>
    <w:multiLevelType w:val="hybridMultilevel"/>
    <w:tmpl w:val="89D8B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31DE9"/>
    <w:multiLevelType w:val="hybridMultilevel"/>
    <w:tmpl w:val="A5B2398A"/>
    <w:lvl w:ilvl="0" w:tplc="D404336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ascii="Browallia New" w:hAnsi="Browallia New" w:cs="Browalli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24EB0ECD"/>
    <w:multiLevelType w:val="multilevel"/>
    <w:tmpl w:val="1D5A54F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12" w15:restartNumberingAfterBreak="0">
    <w:nsid w:val="29D16DA7"/>
    <w:multiLevelType w:val="hybridMultilevel"/>
    <w:tmpl w:val="2D187E46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29F4414E"/>
    <w:multiLevelType w:val="hybridMultilevel"/>
    <w:tmpl w:val="EE865318"/>
    <w:lvl w:ilvl="0" w:tplc="57526382">
      <w:start w:val="1"/>
      <w:numFmt w:val="thaiLetters"/>
      <w:lvlText w:val="%1.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2EF82B22"/>
    <w:multiLevelType w:val="multilevel"/>
    <w:tmpl w:val="D0BA262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FF000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color w:val="FF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FF0000"/>
      </w:rPr>
    </w:lvl>
  </w:abstractNum>
  <w:abstractNum w:abstractNumId="15" w15:restartNumberingAfterBreak="0">
    <w:nsid w:val="31722ED3"/>
    <w:multiLevelType w:val="hybridMultilevel"/>
    <w:tmpl w:val="B9AA4B7A"/>
    <w:lvl w:ilvl="0" w:tplc="04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6" w15:restartNumberingAfterBreak="0">
    <w:nsid w:val="33090BC0"/>
    <w:multiLevelType w:val="hybridMultilevel"/>
    <w:tmpl w:val="7368DE0E"/>
    <w:lvl w:ilvl="0" w:tplc="EA648680">
      <w:start w:val="5"/>
      <w:numFmt w:val="bullet"/>
      <w:lvlText w:val="-"/>
      <w:lvlJc w:val="left"/>
      <w:pPr>
        <w:ind w:left="216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60758D7"/>
    <w:multiLevelType w:val="hybridMultilevel"/>
    <w:tmpl w:val="B4523908"/>
    <w:lvl w:ilvl="0" w:tplc="B5A4EC1C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A01F9"/>
    <w:multiLevelType w:val="multilevel"/>
    <w:tmpl w:val="03E60B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bidi="th-TH"/>
      </w:rPr>
    </w:lvl>
    <w:lvl w:ilvl="2">
      <w:start w:val="1"/>
      <w:numFmt w:val="decimal"/>
      <w:pStyle w:val="Heading3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31A7075"/>
    <w:multiLevelType w:val="hybridMultilevel"/>
    <w:tmpl w:val="EE12DD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8B1A24"/>
    <w:multiLevelType w:val="hybridMultilevel"/>
    <w:tmpl w:val="2D187E46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46212D6F"/>
    <w:multiLevelType w:val="hybridMultilevel"/>
    <w:tmpl w:val="A89275E8"/>
    <w:lvl w:ilvl="0" w:tplc="99664DD8">
      <w:start w:val="3"/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2839D6"/>
    <w:multiLevelType w:val="hybridMultilevel"/>
    <w:tmpl w:val="06B494DA"/>
    <w:lvl w:ilvl="0" w:tplc="2EACE7D2">
      <w:start w:val="1"/>
      <w:numFmt w:val="decimal"/>
      <w:lvlText w:val="%1)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8925CB3"/>
    <w:multiLevelType w:val="hybridMultilevel"/>
    <w:tmpl w:val="2CC25252"/>
    <w:lvl w:ilvl="0" w:tplc="828A871E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492F5D00"/>
    <w:multiLevelType w:val="hybridMultilevel"/>
    <w:tmpl w:val="1174DE84"/>
    <w:lvl w:ilvl="0" w:tplc="EA648680">
      <w:start w:val="5"/>
      <w:numFmt w:val="bullet"/>
      <w:lvlText w:val="-"/>
      <w:lvlJc w:val="left"/>
      <w:pPr>
        <w:ind w:left="2563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4C8B3E13"/>
    <w:multiLevelType w:val="hybridMultilevel"/>
    <w:tmpl w:val="54523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60ABE"/>
    <w:multiLevelType w:val="multilevel"/>
    <w:tmpl w:val="92E4DCB4"/>
    <w:lvl w:ilvl="0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452" w:hanging="70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96" w:hanging="1440"/>
      </w:pPr>
      <w:rPr>
        <w:rFonts w:hint="default"/>
      </w:rPr>
    </w:lvl>
  </w:abstractNum>
  <w:abstractNum w:abstractNumId="27" w15:restartNumberingAfterBreak="0">
    <w:nsid w:val="560D0AC1"/>
    <w:multiLevelType w:val="hybridMultilevel"/>
    <w:tmpl w:val="D9F4007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A7A3E25"/>
    <w:multiLevelType w:val="hybridMultilevel"/>
    <w:tmpl w:val="36802768"/>
    <w:lvl w:ilvl="0" w:tplc="30C2FCE2">
      <w:start w:val="1"/>
      <w:numFmt w:val="decimal"/>
      <w:lvlText w:val="(%1)"/>
      <w:lvlJc w:val="left"/>
      <w:pPr>
        <w:ind w:left="177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 w15:restartNumberingAfterBreak="0">
    <w:nsid w:val="5B7729C5"/>
    <w:multiLevelType w:val="hybridMultilevel"/>
    <w:tmpl w:val="B9AA4B7A"/>
    <w:lvl w:ilvl="0" w:tplc="04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0" w15:restartNumberingAfterBreak="0">
    <w:nsid w:val="5D252ED9"/>
    <w:multiLevelType w:val="hybridMultilevel"/>
    <w:tmpl w:val="B9AA4B7A"/>
    <w:lvl w:ilvl="0" w:tplc="04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1" w15:restartNumberingAfterBreak="0">
    <w:nsid w:val="5D4A2F4E"/>
    <w:multiLevelType w:val="multilevel"/>
    <w:tmpl w:val="196CA916"/>
    <w:lvl w:ilvl="0">
      <w:start w:val="8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28" w:hanging="1440"/>
      </w:pPr>
      <w:rPr>
        <w:rFonts w:hint="default"/>
      </w:rPr>
    </w:lvl>
  </w:abstractNum>
  <w:abstractNum w:abstractNumId="32" w15:restartNumberingAfterBreak="0">
    <w:nsid w:val="5F5B5FDC"/>
    <w:multiLevelType w:val="multilevel"/>
    <w:tmpl w:val="8A7E6FF8"/>
    <w:lvl w:ilvl="0">
      <w:start w:val="1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5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3" w15:restartNumberingAfterBreak="0">
    <w:nsid w:val="65361827"/>
    <w:multiLevelType w:val="hybridMultilevel"/>
    <w:tmpl w:val="5C8E08EA"/>
    <w:lvl w:ilvl="0" w:tplc="820697B4">
      <w:start w:val="1"/>
      <w:numFmt w:val="decimal"/>
      <w:lvlText w:val="(%1)"/>
      <w:lvlJc w:val="left"/>
      <w:pPr>
        <w:ind w:left="27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2" w:hanging="360"/>
      </w:pPr>
    </w:lvl>
    <w:lvl w:ilvl="2" w:tplc="0409001B" w:tentative="1">
      <w:start w:val="1"/>
      <w:numFmt w:val="lowerRoman"/>
      <w:lvlText w:val="%3."/>
      <w:lvlJc w:val="right"/>
      <w:pPr>
        <w:ind w:left="4212" w:hanging="180"/>
      </w:pPr>
    </w:lvl>
    <w:lvl w:ilvl="3" w:tplc="0409000F" w:tentative="1">
      <w:start w:val="1"/>
      <w:numFmt w:val="decimal"/>
      <w:lvlText w:val="%4."/>
      <w:lvlJc w:val="left"/>
      <w:pPr>
        <w:ind w:left="4932" w:hanging="360"/>
      </w:pPr>
    </w:lvl>
    <w:lvl w:ilvl="4" w:tplc="04090019" w:tentative="1">
      <w:start w:val="1"/>
      <w:numFmt w:val="lowerLetter"/>
      <w:lvlText w:val="%5."/>
      <w:lvlJc w:val="left"/>
      <w:pPr>
        <w:ind w:left="5652" w:hanging="360"/>
      </w:pPr>
    </w:lvl>
    <w:lvl w:ilvl="5" w:tplc="0409001B" w:tentative="1">
      <w:start w:val="1"/>
      <w:numFmt w:val="lowerRoman"/>
      <w:lvlText w:val="%6."/>
      <w:lvlJc w:val="right"/>
      <w:pPr>
        <w:ind w:left="6372" w:hanging="180"/>
      </w:pPr>
    </w:lvl>
    <w:lvl w:ilvl="6" w:tplc="0409000F" w:tentative="1">
      <w:start w:val="1"/>
      <w:numFmt w:val="decimal"/>
      <w:lvlText w:val="%7."/>
      <w:lvlJc w:val="left"/>
      <w:pPr>
        <w:ind w:left="7092" w:hanging="360"/>
      </w:pPr>
    </w:lvl>
    <w:lvl w:ilvl="7" w:tplc="04090019" w:tentative="1">
      <w:start w:val="1"/>
      <w:numFmt w:val="lowerLetter"/>
      <w:lvlText w:val="%8."/>
      <w:lvlJc w:val="left"/>
      <w:pPr>
        <w:ind w:left="7812" w:hanging="360"/>
      </w:pPr>
    </w:lvl>
    <w:lvl w:ilvl="8" w:tplc="0409001B" w:tentative="1">
      <w:start w:val="1"/>
      <w:numFmt w:val="lowerRoman"/>
      <w:lvlText w:val="%9."/>
      <w:lvlJc w:val="right"/>
      <w:pPr>
        <w:ind w:left="8532" w:hanging="180"/>
      </w:pPr>
    </w:lvl>
  </w:abstractNum>
  <w:abstractNum w:abstractNumId="34" w15:restartNumberingAfterBreak="0">
    <w:nsid w:val="6E2C6F24"/>
    <w:multiLevelType w:val="multilevel"/>
    <w:tmpl w:val="2974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70B46745"/>
    <w:multiLevelType w:val="multilevel"/>
    <w:tmpl w:val="F846214C"/>
    <w:lvl w:ilvl="0">
      <w:start w:val="1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6" w15:restartNumberingAfterBreak="0">
    <w:nsid w:val="72840413"/>
    <w:multiLevelType w:val="hybridMultilevel"/>
    <w:tmpl w:val="EA3CB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1176D"/>
    <w:multiLevelType w:val="hybridMultilevel"/>
    <w:tmpl w:val="5C8E08EA"/>
    <w:lvl w:ilvl="0" w:tplc="820697B4">
      <w:start w:val="1"/>
      <w:numFmt w:val="decimal"/>
      <w:lvlText w:val="(%1)"/>
      <w:lvlJc w:val="left"/>
      <w:pPr>
        <w:ind w:left="27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2" w:hanging="360"/>
      </w:pPr>
    </w:lvl>
    <w:lvl w:ilvl="2" w:tplc="0409001B" w:tentative="1">
      <w:start w:val="1"/>
      <w:numFmt w:val="lowerRoman"/>
      <w:lvlText w:val="%3."/>
      <w:lvlJc w:val="right"/>
      <w:pPr>
        <w:ind w:left="4212" w:hanging="180"/>
      </w:pPr>
    </w:lvl>
    <w:lvl w:ilvl="3" w:tplc="0409000F" w:tentative="1">
      <w:start w:val="1"/>
      <w:numFmt w:val="decimal"/>
      <w:lvlText w:val="%4."/>
      <w:lvlJc w:val="left"/>
      <w:pPr>
        <w:ind w:left="4932" w:hanging="360"/>
      </w:pPr>
    </w:lvl>
    <w:lvl w:ilvl="4" w:tplc="04090019" w:tentative="1">
      <w:start w:val="1"/>
      <w:numFmt w:val="lowerLetter"/>
      <w:lvlText w:val="%5."/>
      <w:lvlJc w:val="left"/>
      <w:pPr>
        <w:ind w:left="5652" w:hanging="360"/>
      </w:pPr>
    </w:lvl>
    <w:lvl w:ilvl="5" w:tplc="0409001B" w:tentative="1">
      <w:start w:val="1"/>
      <w:numFmt w:val="lowerRoman"/>
      <w:lvlText w:val="%6."/>
      <w:lvlJc w:val="right"/>
      <w:pPr>
        <w:ind w:left="6372" w:hanging="180"/>
      </w:pPr>
    </w:lvl>
    <w:lvl w:ilvl="6" w:tplc="0409000F" w:tentative="1">
      <w:start w:val="1"/>
      <w:numFmt w:val="decimal"/>
      <w:lvlText w:val="%7."/>
      <w:lvlJc w:val="left"/>
      <w:pPr>
        <w:ind w:left="7092" w:hanging="360"/>
      </w:pPr>
    </w:lvl>
    <w:lvl w:ilvl="7" w:tplc="04090019" w:tentative="1">
      <w:start w:val="1"/>
      <w:numFmt w:val="lowerLetter"/>
      <w:lvlText w:val="%8."/>
      <w:lvlJc w:val="left"/>
      <w:pPr>
        <w:ind w:left="7812" w:hanging="360"/>
      </w:pPr>
    </w:lvl>
    <w:lvl w:ilvl="8" w:tplc="0409001B" w:tentative="1">
      <w:start w:val="1"/>
      <w:numFmt w:val="lowerRoman"/>
      <w:lvlText w:val="%9."/>
      <w:lvlJc w:val="right"/>
      <w:pPr>
        <w:ind w:left="8532" w:hanging="180"/>
      </w:pPr>
    </w:lvl>
  </w:abstractNum>
  <w:num w:numId="1" w16cid:durableId="1421490940">
    <w:abstractNumId w:val="32"/>
  </w:num>
  <w:num w:numId="2" w16cid:durableId="1602838736">
    <w:abstractNumId w:val="35"/>
  </w:num>
  <w:num w:numId="3" w16cid:durableId="1708869785">
    <w:abstractNumId w:val="18"/>
  </w:num>
  <w:num w:numId="4" w16cid:durableId="1875540608">
    <w:abstractNumId w:val="31"/>
  </w:num>
  <w:num w:numId="5" w16cid:durableId="822232080">
    <w:abstractNumId w:val="33"/>
  </w:num>
  <w:num w:numId="6" w16cid:durableId="581068690">
    <w:abstractNumId w:val="28"/>
  </w:num>
  <w:num w:numId="7" w16cid:durableId="41636243">
    <w:abstractNumId w:val="25"/>
  </w:num>
  <w:num w:numId="8" w16cid:durableId="302665379">
    <w:abstractNumId w:val="6"/>
  </w:num>
  <w:num w:numId="9" w16cid:durableId="711199102">
    <w:abstractNumId w:val="5"/>
  </w:num>
  <w:num w:numId="10" w16cid:durableId="1788431956">
    <w:abstractNumId w:val="14"/>
  </w:num>
  <w:num w:numId="11" w16cid:durableId="216165412">
    <w:abstractNumId w:val="1"/>
  </w:num>
  <w:num w:numId="12" w16cid:durableId="146408786">
    <w:abstractNumId w:val="19"/>
  </w:num>
  <w:num w:numId="13" w16cid:durableId="939525242">
    <w:abstractNumId w:val="36"/>
  </w:num>
  <w:num w:numId="14" w16cid:durableId="1946885117">
    <w:abstractNumId w:val="26"/>
  </w:num>
  <w:num w:numId="15" w16cid:durableId="1594430661">
    <w:abstractNumId w:val="18"/>
  </w:num>
  <w:num w:numId="16" w16cid:durableId="813370955">
    <w:abstractNumId w:val="18"/>
  </w:num>
  <w:num w:numId="17" w16cid:durableId="1639645633">
    <w:abstractNumId w:val="18"/>
  </w:num>
  <w:num w:numId="18" w16cid:durableId="1221475875">
    <w:abstractNumId w:val="18"/>
  </w:num>
  <w:num w:numId="19" w16cid:durableId="1929582711">
    <w:abstractNumId w:val="18"/>
  </w:num>
  <w:num w:numId="20" w16cid:durableId="508570204">
    <w:abstractNumId w:val="18"/>
  </w:num>
  <w:num w:numId="21" w16cid:durableId="1234773473">
    <w:abstractNumId w:val="18"/>
  </w:num>
  <w:num w:numId="22" w16cid:durableId="1465806799">
    <w:abstractNumId w:val="18"/>
  </w:num>
  <w:num w:numId="23" w16cid:durableId="547179699">
    <w:abstractNumId w:val="37"/>
  </w:num>
  <w:num w:numId="24" w16cid:durableId="1704206070">
    <w:abstractNumId w:val="13"/>
  </w:num>
  <w:num w:numId="25" w16cid:durableId="1988704880">
    <w:abstractNumId w:val="16"/>
  </w:num>
  <w:num w:numId="26" w16cid:durableId="206579160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71103496">
    <w:abstractNumId w:val="2"/>
  </w:num>
  <w:num w:numId="28" w16cid:durableId="28186250">
    <w:abstractNumId w:val="10"/>
  </w:num>
  <w:num w:numId="29" w16cid:durableId="1148395843">
    <w:abstractNumId w:val="8"/>
  </w:num>
  <w:num w:numId="30" w16cid:durableId="997925306">
    <w:abstractNumId w:val="21"/>
  </w:num>
  <w:num w:numId="31" w16cid:durableId="1068990359">
    <w:abstractNumId w:val="18"/>
  </w:num>
  <w:num w:numId="32" w16cid:durableId="1243835909">
    <w:abstractNumId w:val="9"/>
  </w:num>
  <w:num w:numId="33" w16cid:durableId="225646510">
    <w:abstractNumId w:val="23"/>
  </w:num>
  <w:num w:numId="34" w16cid:durableId="540745673">
    <w:abstractNumId w:val="24"/>
  </w:num>
  <w:num w:numId="35" w16cid:durableId="1891532687">
    <w:abstractNumId w:val="18"/>
  </w:num>
  <w:num w:numId="36" w16cid:durableId="557060318">
    <w:abstractNumId w:val="12"/>
  </w:num>
  <w:num w:numId="37" w16cid:durableId="2079285450">
    <w:abstractNumId w:val="0"/>
  </w:num>
  <w:num w:numId="38" w16cid:durableId="66959836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18651735">
    <w:abstractNumId w:val="15"/>
  </w:num>
  <w:num w:numId="40" w16cid:durableId="645084799">
    <w:abstractNumId w:val="7"/>
  </w:num>
  <w:num w:numId="41" w16cid:durableId="233898892">
    <w:abstractNumId w:val="27"/>
  </w:num>
  <w:num w:numId="42" w16cid:durableId="518273505">
    <w:abstractNumId w:val="30"/>
  </w:num>
  <w:num w:numId="43" w16cid:durableId="651065582">
    <w:abstractNumId w:val="29"/>
  </w:num>
  <w:num w:numId="44" w16cid:durableId="289751778">
    <w:abstractNumId w:val="11"/>
  </w:num>
  <w:num w:numId="45" w16cid:durableId="894507905">
    <w:abstractNumId w:val="4"/>
  </w:num>
  <w:num w:numId="46" w16cid:durableId="850140072">
    <w:abstractNumId w:val="17"/>
  </w:num>
  <w:num w:numId="47" w16cid:durableId="1090852577">
    <w:abstractNumId w:val="3"/>
  </w:num>
  <w:num w:numId="48" w16cid:durableId="1581330395">
    <w:abstractNumId w:val="18"/>
  </w:num>
  <w:num w:numId="49" w16cid:durableId="169445218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ONGKIDAKAN DOUNGDEE">
    <w15:presenceInfo w15:providerId="None" w15:userId="KONGKIDAKAN DOUNGDEE"/>
  </w15:person>
  <w15:person w15:author="PATTARAPON KHUNAKRIDATIKARN">
    <w15:presenceInfo w15:providerId="AD" w15:userId="S-1-5-21-789336058-602609370-1801674531-70233"/>
  </w15:person>
  <w15:person w15:author="KANJANA THIPCHARA (Outsource)">
    <w15:presenceInfo w15:providerId="AD" w15:userId="S::OUTSOURCE1455@set.or.th::4782883b-e853-4c1c-ba8c-51f4ce8a16df"/>
  </w15:person>
  <w15:person w15:author="KONGKIDAKAN DOUNGDEE [2]">
    <w15:presenceInfo w15:providerId="AD" w15:userId="S-1-5-21-789336058-602609370-1801674531-62786"/>
  </w15:person>
  <w15:person w15:author="WANWISA CHOTIPUNYO">
    <w15:presenceInfo w15:providerId="AD" w15:userId="S::WANWISACH@set.or.th::5cc60403-8100-430c-82e1-83e3204552fa"/>
  </w15:person>
  <w15:person w15:author="JIDAPA CHAIKONG">
    <w15:presenceInfo w15:providerId="AD" w15:userId="S::JIDAPAC@set.or.th::85c4ad9b-c2da-49f4-a07e-601a2225f2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revisionView w:markup="0"/>
  <w:trackRevisions/>
  <w:documentProtection w:edit="trackedChanges" w:enforcement="1" w:cryptProviderType="rsaAES" w:cryptAlgorithmClass="hash" w:cryptAlgorithmType="typeAny" w:cryptAlgorithmSid="14" w:cryptSpinCount="100000" w:hash="DRR1tIB/g47dvBRMZ5N/zdWH5V4rllss2ARhjmQ43AA9YwV9UFoRG0lfaeMcoyEdgz8kwQlf7OLUHFyAmlQh1Q==" w:salt="QFVXbn6NgrmYT9jOKOoIX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M0NjMxMTMzMzczNbZU0lEKTi0uzszPAykwqgUAtWF94CwAAAA="/>
  </w:docVars>
  <w:rsids>
    <w:rsidRoot w:val="0094578F"/>
    <w:rsid w:val="00000101"/>
    <w:rsid w:val="00001AAC"/>
    <w:rsid w:val="000020A0"/>
    <w:rsid w:val="00003B2A"/>
    <w:rsid w:val="00003E3F"/>
    <w:rsid w:val="00004CE6"/>
    <w:rsid w:val="000052A2"/>
    <w:rsid w:val="000113D6"/>
    <w:rsid w:val="000136F4"/>
    <w:rsid w:val="000155C4"/>
    <w:rsid w:val="000178A9"/>
    <w:rsid w:val="00017C00"/>
    <w:rsid w:val="00017C01"/>
    <w:rsid w:val="000203BF"/>
    <w:rsid w:val="00020FE8"/>
    <w:rsid w:val="000218DF"/>
    <w:rsid w:val="00024595"/>
    <w:rsid w:val="00024DE5"/>
    <w:rsid w:val="00027A50"/>
    <w:rsid w:val="000303C5"/>
    <w:rsid w:val="00031070"/>
    <w:rsid w:val="00032549"/>
    <w:rsid w:val="000338A9"/>
    <w:rsid w:val="0003440E"/>
    <w:rsid w:val="000428AD"/>
    <w:rsid w:val="00044061"/>
    <w:rsid w:val="00047762"/>
    <w:rsid w:val="00050D11"/>
    <w:rsid w:val="00050EE4"/>
    <w:rsid w:val="000524D6"/>
    <w:rsid w:val="00052971"/>
    <w:rsid w:val="00054DF6"/>
    <w:rsid w:val="00060FDC"/>
    <w:rsid w:val="00061AB9"/>
    <w:rsid w:val="00062372"/>
    <w:rsid w:val="00063236"/>
    <w:rsid w:val="00063745"/>
    <w:rsid w:val="00066B8E"/>
    <w:rsid w:val="00067AA1"/>
    <w:rsid w:val="00067F0B"/>
    <w:rsid w:val="000717D0"/>
    <w:rsid w:val="00077B62"/>
    <w:rsid w:val="00082D50"/>
    <w:rsid w:val="00083319"/>
    <w:rsid w:val="00083359"/>
    <w:rsid w:val="000850B9"/>
    <w:rsid w:val="000947B9"/>
    <w:rsid w:val="000956FB"/>
    <w:rsid w:val="000959F8"/>
    <w:rsid w:val="00097874"/>
    <w:rsid w:val="000A1216"/>
    <w:rsid w:val="000A455B"/>
    <w:rsid w:val="000A6343"/>
    <w:rsid w:val="000A66C6"/>
    <w:rsid w:val="000A6D26"/>
    <w:rsid w:val="000A734F"/>
    <w:rsid w:val="000B0DC0"/>
    <w:rsid w:val="000B27B4"/>
    <w:rsid w:val="000B28FA"/>
    <w:rsid w:val="000B2A6F"/>
    <w:rsid w:val="000B491E"/>
    <w:rsid w:val="000B5CB2"/>
    <w:rsid w:val="000B5E8D"/>
    <w:rsid w:val="000B5F74"/>
    <w:rsid w:val="000B6A27"/>
    <w:rsid w:val="000C1B1F"/>
    <w:rsid w:val="000C2A60"/>
    <w:rsid w:val="000C752D"/>
    <w:rsid w:val="000D0961"/>
    <w:rsid w:val="000D0B98"/>
    <w:rsid w:val="000D29A0"/>
    <w:rsid w:val="000D2EB8"/>
    <w:rsid w:val="000D363D"/>
    <w:rsid w:val="000E1D6C"/>
    <w:rsid w:val="000E3BE5"/>
    <w:rsid w:val="000E3D71"/>
    <w:rsid w:val="000F0EF1"/>
    <w:rsid w:val="000F2889"/>
    <w:rsid w:val="00100335"/>
    <w:rsid w:val="00102D3C"/>
    <w:rsid w:val="001032F9"/>
    <w:rsid w:val="00105711"/>
    <w:rsid w:val="00106544"/>
    <w:rsid w:val="001073B6"/>
    <w:rsid w:val="001126B5"/>
    <w:rsid w:val="00112D50"/>
    <w:rsid w:val="00112EF0"/>
    <w:rsid w:val="0011541D"/>
    <w:rsid w:val="00115B4B"/>
    <w:rsid w:val="0012126B"/>
    <w:rsid w:val="001222B6"/>
    <w:rsid w:val="001225D2"/>
    <w:rsid w:val="00123168"/>
    <w:rsid w:val="0012325A"/>
    <w:rsid w:val="00123DD3"/>
    <w:rsid w:val="0012428A"/>
    <w:rsid w:val="00124D0C"/>
    <w:rsid w:val="00126953"/>
    <w:rsid w:val="001274F2"/>
    <w:rsid w:val="00127735"/>
    <w:rsid w:val="0013146C"/>
    <w:rsid w:val="00131B9E"/>
    <w:rsid w:val="00134F50"/>
    <w:rsid w:val="00135714"/>
    <w:rsid w:val="00136685"/>
    <w:rsid w:val="001407C3"/>
    <w:rsid w:val="00141088"/>
    <w:rsid w:val="0014142F"/>
    <w:rsid w:val="00141909"/>
    <w:rsid w:val="00141F38"/>
    <w:rsid w:val="0014269D"/>
    <w:rsid w:val="0014298B"/>
    <w:rsid w:val="001451DA"/>
    <w:rsid w:val="001477C7"/>
    <w:rsid w:val="00150C62"/>
    <w:rsid w:val="00153E23"/>
    <w:rsid w:val="0015407E"/>
    <w:rsid w:val="00154FF5"/>
    <w:rsid w:val="00157E47"/>
    <w:rsid w:val="001613B6"/>
    <w:rsid w:val="00161953"/>
    <w:rsid w:val="001634A4"/>
    <w:rsid w:val="00163F16"/>
    <w:rsid w:val="00165012"/>
    <w:rsid w:val="0016524E"/>
    <w:rsid w:val="00172443"/>
    <w:rsid w:val="00175E27"/>
    <w:rsid w:val="00175F68"/>
    <w:rsid w:val="0017657E"/>
    <w:rsid w:val="001861AB"/>
    <w:rsid w:val="00191941"/>
    <w:rsid w:val="001938C9"/>
    <w:rsid w:val="0019448B"/>
    <w:rsid w:val="00194792"/>
    <w:rsid w:val="001949ED"/>
    <w:rsid w:val="001979C5"/>
    <w:rsid w:val="001A0C3C"/>
    <w:rsid w:val="001A1EE3"/>
    <w:rsid w:val="001A3455"/>
    <w:rsid w:val="001A5980"/>
    <w:rsid w:val="001A5B1D"/>
    <w:rsid w:val="001A5C6A"/>
    <w:rsid w:val="001A67FF"/>
    <w:rsid w:val="001A7824"/>
    <w:rsid w:val="001B1D48"/>
    <w:rsid w:val="001B4572"/>
    <w:rsid w:val="001B4628"/>
    <w:rsid w:val="001B4B02"/>
    <w:rsid w:val="001B7537"/>
    <w:rsid w:val="001C335F"/>
    <w:rsid w:val="001C6245"/>
    <w:rsid w:val="001C6CE2"/>
    <w:rsid w:val="001C7803"/>
    <w:rsid w:val="001C79D2"/>
    <w:rsid w:val="001D138A"/>
    <w:rsid w:val="001D14AC"/>
    <w:rsid w:val="001D159E"/>
    <w:rsid w:val="001D1600"/>
    <w:rsid w:val="001D4EFE"/>
    <w:rsid w:val="001D6092"/>
    <w:rsid w:val="001D6520"/>
    <w:rsid w:val="001E186E"/>
    <w:rsid w:val="001E1B55"/>
    <w:rsid w:val="001E26C5"/>
    <w:rsid w:val="001E322E"/>
    <w:rsid w:val="001E56B9"/>
    <w:rsid w:val="001E572E"/>
    <w:rsid w:val="001E63F8"/>
    <w:rsid w:val="001E6CF8"/>
    <w:rsid w:val="001F0224"/>
    <w:rsid w:val="001F1D65"/>
    <w:rsid w:val="001F29DB"/>
    <w:rsid w:val="001F4F29"/>
    <w:rsid w:val="001F5467"/>
    <w:rsid w:val="001F741D"/>
    <w:rsid w:val="001F7B5D"/>
    <w:rsid w:val="002021D9"/>
    <w:rsid w:val="00205406"/>
    <w:rsid w:val="00207B0A"/>
    <w:rsid w:val="0021252C"/>
    <w:rsid w:val="002145FC"/>
    <w:rsid w:val="0021494B"/>
    <w:rsid w:val="002177E2"/>
    <w:rsid w:val="00220B47"/>
    <w:rsid w:val="002215E9"/>
    <w:rsid w:val="00221C83"/>
    <w:rsid w:val="00225D5F"/>
    <w:rsid w:val="00226796"/>
    <w:rsid w:val="002272B9"/>
    <w:rsid w:val="00227774"/>
    <w:rsid w:val="0022782C"/>
    <w:rsid w:val="002279CF"/>
    <w:rsid w:val="00230253"/>
    <w:rsid w:val="00231822"/>
    <w:rsid w:val="002358A2"/>
    <w:rsid w:val="00235EFB"/>
    <w:rsid w:val="00237B96"/>
    <w:rsid w:val="002404B6"/>
    <w:rsid w:val="00240DE8"/>
    <w:rsid w:val="002413A3"/>
    <w:rsid w:val="002438D9"/>
    <w:rsid w:val="0025059E"/>
    <w:rsid w:val="00251FCA"/>
    <w:rsid w:val="00252865"/>
    <w:rsid w:val="0025524F"/>
    <w:rsid w:val="002561C7"/>
    <w:rsid w:val="0025669B"/>
    <w:rsid w:val="00262585"/>
    <w:rsid w:val="002647AE"/>
    <w:rsid w:val="0026577C"/>
    <w:rsid w:val="0026737C"/>
    <w:rsid w:val="00267588"/>
    <w:rsid w:val="00272586"/>
    <w:rsid w:val="002725D7"/>
    <w:rsid w:val="002760B4"/>
    <w:rsid w:val="00277B61"/>
    <w:rsid w:val="002800C8"/>
    <w:rsid w:val="00281713"/>
    <w:rsid w:val="0028281F"/>
    <w:rsid w:val="0028317D"/>
    <w:rsid w:val="00283744"/>
    <w:rsid w:val="00286E17"/>
    <w:rsid w:val="00287E88"/>
    <w:rsid w:val="0029088D"/>
    <w:rsid w:val="00291AE6"/>
    <w:rsid w:val="00292B7F"/>
    <w:rsid w:val="00293885"/>
    <w:rsid w:val="00294FFC"/>
    <w:rsid w:val="002A06C7"/>
    <w:rsid w:val="002A0FA3"/>
    <w:rsid w:val="002A190C"/>
    <w:rsid w:val="002A274F"/>
    <w:rsid w:val="002A2A57"/>
    <w:rsid w:val="002A2E03"/>
    <w:rsid w:val="002A5BF8"/>
    <w:rsid w:val="002A78BB"/>
    <w:rsid w:val="002B01E7"/>
    <w:rsid w:val="002B1065"/>
    <w:rsid w:val="002B32C4"/>
    <w:rsid w:val="002B410C"/>
    <w:rsid w:val="002B5A0A"/>
    <w:rsid w:val="002C1F05"/>
    <w:rsid w:val="002C4BC9"/>
    <w:rsid w:val="002C5CC6"/>
    <w:rsid w:val="002D0B35"/>
    <w:rsid w:val="002D28DC"/>
    <w:rsid w:val="002D2C35"/>
    <w:rsid w:val="002D5943"/>
    <w:rsid w:val="002D70C7"/>
    <w:rsid w:val="002E12B2"/>
    <w:rsid w:val="002E4F3B"/>
    <w:rsid w:val="002F1B1A"/>
    <w:rsid w:val="002F1CC7"/>
    <w:rsid w:val="002F384E"/>
    <w:rsid w:val="002F4374"/>
    <w:rsid w:val="002F44F5"/>
    <w:rsid w:val="002F4A2B"/>
    <w:rsid w:val="002F5459"/>
    <w:rsid w:val="002F7B32"/>
    <w:rsid w:val="002F7DED"/>
    <w:rsid w:val="00301C93"/>
    <w:rsid w:val="00302C38"/>
    <w:rsid w:val="00307660"/>
    <w:rsid w:val="00311069"/>
    <w:rsid w:val="00312CAF"/>
    <w:rsid w:val="00316BBB"/>
    <w:rsid w:val="0031760C"/>
    <w:rsid w:val="00317E7C"/>
    <w:rsid w:val="00320820"/>
    <w:rsid w:val="003222B1"/>
    <w:rsid w:val="003232B7"/>
    <w:rsid w:val="00324F98"/>
    <w:rsid w:val="003302B8"/>
    <w:rsid w:val="00330719"/>
    <w:rsid w:val="00331408"/>
    <w:rsid w:val="00335FEA"/>
    <w:rsid w:val="003407D1"/>
    <w:rsid w:val="00341594"/>
    <w:rsid w:val="0034589B"/>
    <w:rsid w:val="003466C9"/>
    <w:rsid w:val="0035355F"/>
    <w:rsid w:val="00355A1A"/>
    <w:rsid w:val="00355C43"/>
    <w:rsid w:val="00362FC0"/>
    <w:rsid w:val="00363AE0"/>
    <w:rsid w:val="00365148"/>
    <w:rsid w:val="00371721"/>
    <w:rsid w:val="00372F1D"/>
    <w:rsid w:val="00376474"/>
    <w:rsid w:val="0038033A"/>
    <w:rsid w:val="00383049"/>
    <w:rsid w:val="00383174"/>
    <w:rsid w:val="00386F9D"/>
    <w:rsid w:val="00394CCD"/>
    <w:rsid w:val="003967A3"/>
    <w:rsid w:val="00396BAE"/>
    <w:rsid w:val="00396ED6"/>
    <w:rsid w:val="003A1994"/>
    <w:rsid w:val="003A2573"/>
    <w:rsid w:val="003A62B4"/>
    <w:rsid w:val="003A76DC"/>
    <w:rsid w:val="003B0FB2"/>
    <w:rsid w:val="003C0021"/>
    <w:rsid w:val="003C3A04"/>
    <w:rsid w:val="003C4D5F"/>
    <w:rsid w:val="003C4DE5"/>
    <w:rsid w:val="003C50DD"/>
    <w:rsid w:val="003C7D41"/>
    <w:rsid w:val="003C7D76"/>
    <w:rsid w:val="003D0F19"/>
    <w:rsid w:val="003D22AB"/>
    <w:rsid w:val="003D47BD"/>
    <w:rsid w:val="003D579C"/>
    <w:rsid w:val="003E2396"/>
    <w:rsid w:val="003E3622"/>
    <w:rsid w:val="003E6107"/>
    <w:rsid w:val="003E6D1E"/>
    <w:rsid w:val="003E6EEF"/>
    <w:rsid w:val="003F05A1"/>
    <w:rsid w:val="003F41F6"/>
    <w:rsid w:val="003F4251"/>
    <w:rsid w:val="003F542B"/>
    <w:rsid w:val="003F5863"/>
    <w:rsid w:val="003F72A4"/>
    <w:rsid w:val="00400D20"/>
    <w:rsid w:val="004019C5"/>
    <w:rsid w:val="00401A09"/>
    <w:rsid w:val="00402AB0"/>
    <w:rsid w:val="00402F77"/>
    <w:rsid w:val="004053FF"/>
    <w:rsid w:val="00407AAA"/>
    <w:rsid w:val="00410F1D"/>
    <w:rsid w:val="004128CB"/>
    <w:rsid w:val="00414A8A"/>
    <w:rsid w:val="00414AFC"/>
    <w:rsid w:val="00415390"/>
    <w:rsid w:val="00417FE1"/>
    <w:rsid w:val="00423196"/>
    <w:rsid w:val="0042545F"/>
    <w:rsid w:val="00426C02"/>
    <w:rsid w:val="00431D34"/>
    <w:rsid w:val="00432EA2"/>
    <w:rsid w:val="0043357B"/>
    <w:rsid w:val="00434477"/>
    <w:rsid w:val="004348FB"/>
    <w:rsid w:val="00434FAA"/>
    <w:rsid w:val="00436296"/>
    <w:rsid w:val="00437245"/>
    <w:rsid w:val="00442ED5"/>
    <w:rsid w:val="00444933"/>
    <w:rsid w:val="004454F7"/>
    <w:rsid w:val="0045078A"/>
    <w:rsid w:val="004553E8"/>
    <w:rsid w:val="004556EA"/>
    <w:rsid w:val="004567D0"/>
    <w:rsid w:val="004579C7"/>
    <w:rsid w:val="00460658"/>
    <w:rsid w:val="00460AAF"/>
    <w:rsid w:val="0046142A"/>
    <w:rsid w:val="004656A1"/>
    <w:rsid w:val="004669E8"/>
    <w:rsid w:val="00466B58"/>
    <w:rsid w:val="004677FD"/>
    <w:rsid w:val="004700B3"/>
    <w:rsid w:val="00471202"/>
    <w:rsid w:val="004712DB"/>
    <w:rsid w:val="00473287"/>
    <w:rsid w:val="00473811"/>
    <w:rsid w:val="00474D48"/>
    <w:rsid w:val="00480716"/>
    <w:rsid w:val="00480ABC"/>
    <w:rsid w:val="004816F4"/>
    <w:rsid w:val="0048415B"/>
    <w:rsid w:val="00490DA8"/>
    <w:rsid w:val="00494AD9"/>
    <w:rsid w:val="0049608E"/>
    <w:rsid w:val="004A0BD8"/>
    <w:rsid w:val="004A10C6"/>
    <w:rsid w:val="004A2D08"/>
    <w:rsid w:val="004A4BFE"/>
    <w:rsid w:val="004A591A"/>
    <w:rsid w:val="004B041C"/>
    <w:rsid w:val="004B18E0"/>
    <w:rsid w:val="004B1A02"/>
    <w:rsid w:val="004B2B51"/>
    <w:rsid w:val="004B7FDE"/>
    <w:rsid w:val="004C2924"/>
    <w:rsid w:val="004C2C26"/>
    <w:rsid w:val="004C2F9B"/>
    <w:rsid w:val="004C3C92"/>
    <w:rsid w:val="004C4064"/>
    <w:rsid w:val="004D07DF"/>
    <w:rsid w:val="004D2E7D"/>
    <w:rsid w:val="004D5690"/>
    <w:rsid w:val="004D612D"/>
    <w:rsid w:val="004D6A1A"/>
    <w:rsid w:val="004E1120"/>
    <w:rsid w:val="004E1171"/>
    <w:rsid w:val="004E4307"/>
    <w:rsid w:val="004E564A"/>
    <w:rsid w:val="004E7C91"/>
    <w:rsid w:val="004F2AC0"/>
    <w:rsid w:val="004F2C11"/>
    <w:rsid w:val="004F3F5D"/>
    <w:rsid w:val="004F6075"/>
    <w:rsid w:val="005011AE"/>
    <w:rsid w:val="00501255"/>
    <w:rsid w:val="005029B4"/>
    <w:rsid w:val="005031C1"/>
    <w:rsid w:val="005033BA"/>
    <w:rsid w:val="00505681"/>
    <w:rsid w:val="00506352"/>
    <w:rsid w:val="0051111E"/>
    <w:rsid w:val="0051138F"/>
    <w:rsid w:val="00520BC9"/>
    <w:rsid w:val="00525D4D"/>
    <w:rsid w:val="0052674A"/>
    <w:rsid w:val="00526BBE"/>
    <w:rsid w:val="00530FE2"/>
    <w:rsid w:val="00531725"/>
    <w:rsid w:val="00532FD5"/>
    <w:rsid w:val="00533677"/>
    <w:rsid w:val="00535A99"/>
    <w:rsid w:val="00535AEB"/>
    <w:rsid w:val="005425F6"/>
    <w:rsid w:val="00543A8D"/>
    <w:rsid w:val="00545D4D"/>
    <w:rsid w:val="00546B1E"/>
    <w:rsid w:val="00546FFB"/>
    <w:rsid w:val="00550BD4"/>
    <w:rsid w:val="00551AEB"/>
    <w:rsid w:val="00551C58"/>
    <w:rsid w:val="00553C02"/>
    <w:rsid w:val="00554409"/>
    <w:rsid w:val="005560F1"/>
    <w:rsid w:val="00556DD6"/>
    <w:rsid w:val="005601A6"/>
    <w:rsid w:val="005629EC"/>
    <w:rsid w:val="00563120"/>
    <w:rsid w:val="005644C3"/>
    <w:rsid w:val="00564857"/>
    <w:rsid w:val="00564A59"/>
    <w:rsid w:val="0056613A"/>
    <w:rsid w:val="00570524"/>
    <w:rsid w:val="00574030"/>
    <w:rsid w:val="005819CA"/>
    <w:rsid w:val="00584060"/>
    <w:rsid w:val="00585675"/>
    <w:rsid w:val="005859F6"/>
    <w:rsid w:val="00586477"/>
    <w:rsid w:val="00587BAC"/>
    <w:rsid w:val="00590E19"/>
    <w:rsid w:val="0059101B"/>
    <w:rsid w:val="00591CD2"/>
    <w:rsid w:val="00591D9C"/>
    <w:rsid w:val="00592D3E"/>
    <w:rsid w:val="00596383"/>
    <w:rsid w:val="005A031A"/>
    <w:rsid w:val="005A1ECB"/>
    <w:rsid w:val="005A247C"/>
    <w:rsid w:val="005A53F5"/>
    <w:rsid w:val="005A69B2"/>
    <w:rsid w:val="005B2F45"/>
    <w:rsid w:val="005B5F35"/>
    <w:rsid w:val="005B7966"/>
    <w:rsid w:val="005C45E0"/>
    <w:rsid w:val="005C6F66"/>
    <w:rsid w:val="005D0DFB"/>
    <w:rsid w:val="005D0E3C"/>
    <w:rsid w:val="005D0E57"/>
    <w:rsid w:val="005D24A5"/>
    <w:rsid w:val="005D31AA"/>
    <w:rsid w:val="005D6630"/>
    <w:rsid w:val="005D722D"/>
    <w:rsid w:val="005E0C88"/>
    <w:rsid w:val="005E0E6D"/>
    <w:rsid w:val="005E1101"/>
    <w:rsid w:val="005E1EA0"/>
    <w:rsid w:val="005E39F1"/>
    <w:rsid w:val="005F16FA"/>
    <w:rsid w:val="005F17CE"/>
    <w:rsid w:val="005F1EFC"/>
    <w:rsid w:val="005F2213"/>
    <w:rsid w:val="005F275F"/>
    <w:rsid w:val="005F4507"/>
    <w:rsid w:val="005F4A72"/>
    <w:rsid w:val="005F5833"/>
    <w:rsid w:val="005F58B0"/>
    <w:rsid w:val="005F61B6"/>
    <w:rsid w:val="00600B74"/>
    <w:rsid w:val="006021F5"/>
    <w:rsid w:val="00603480"/>
    <w:rsid w:val="0060404E"/>
    <w:rsid w:val="00604716"/>
    <w:rsid w:val="00605FFA"/>
    <w:rsid w:val="006074A5"/>
    <w:rsid w:val="00607D92"/>
    <w:rsid w:val="0061492B"/>
    <w:rsid w:val="00616490"/>
    <w:rsid w:val="00622D94"/>
    <w:rsid w:val="006232BD"/>
    <w:rsid w:val="00623515"/>
    <w:rsid w:val="00627732"/>
    <w:rsid w:val="00630078"/>
    <w:rsid w:val="00630224"/>
    <w:rsid w:val="006305FC"/>
    <w:rsid w:val="00630CF1"/>
    <w:rsid w:val="00631132"/>
    <w:rsid w:val="00632FB5"/>
    <w:rsid w:val="00633C5C"/>
    <w:rsid w:val="006355BE"/>
    <w:rsid w:val="006410DA"/>
    <w:rsid w:val="006413BB"/>
    <w:rsid w:val="00643C49"/>
    <w:rsid w:val="00643E2C"/>
    <w:rsid w:val="00644A51"/>
    <w:rsid w:val="0064528F"/>
    <w:rsid w:val="0064588B"/>
    <w:rsid w:val="006468BC"/>
    <w:rsid w:val="00647F53"/>
    <w:rsid w:val="00650801"/>
    <w:rsid w:val="006532C5"/>
    <w:rsid w:val="006567EC"/>
    <w:rsid w:val="0065755C"/>
    <w:rsid w:val="006606E1"/>
    <w:rsid w:val="00663BD0"/>
    <w:rsid w:val="00664FB1"/>
    <w:rsid w:val="00667F8A"/>
    <w:rsid w:val="00672B46"/>
    <w:rsid w:val="00674AEF"/>
    <w:rsid w:val="0067627F"/>
    <w:rsid w:val="006771B7"/>
    <w:rsid w:val="00677832"/>
    <w:rsid w:val="00680F54"/>
    <w:rsid w:val="00682E87"/>
    <w:rsid w:val="00682FBC"/>
    <w:rsid w:val="00683A10"/>
    <w:rsid w:val="00687AFD"/>
    <w:rsid w:val="006900FF"/>
    <w:rsid w:val="00691C51"/>
    <w:rsid w:val="00696F5B"/>
    <w:rsid w:val="00697C67"/>
    <w:rsid w:val="006A14B2"/>
    <w:rsid w:val="006A1C69"/>
    <w:rsid w:val="006A6C3F"/>
    <w:rsid w:val="006A7B29"/>
    <w:rsid w:val="006B0100"/>
    <w:rsid w:val="006B26C0"/>
    <w:rsid w:val="006B4C2E"/>
    <w:rsid w:val="006B4D1B"/>
    <w:rsid w:val="006B4D93"/>
    <w:rsid w:val="006C2242"/>
    <w:rsid w:val="006C3759"/>
    <w:rsid w:val="006C3B5E"/>
    <w:rsid w:val="006C5A7B"/>
    <w:rsid w:val="006C5B1E"/>
    <w:rsid w:val="006C602A"/>
    <w:rsid w:val="006C6115"/>
    <w:rsid w:val="006E6DCF"/>
    <w:rsid w:val="006E7452"/>
    <w:rsid w:val="006E76E9"/>
    <w:rsid w:val="006E7958"/>
    <w:rsid w:val="006F19F3"/>
    <w:rsid w:val="006F2E89"/>
    <w:rsid w:val="006F3CCB"/>
    <w:rsid w:val="006F3D18"/>
    <w:rsid w:val="006F4AB1"/>
    <w:rsid w:val="006F662C"/>
    <w:rsid w:val="007018B0"/>
    <w:rsid w:val="007022F3"/>
    <w:rsid w:val="00702EAD"/>
    <w:rsid w:val="0070446B"/>
    <w:rsid w:val="007059B8"/>
    <w:rsid w:val="00706975"/>
    <w:rsid w:val="00706EE7"/>
    <w:rsid w:val="00710FC9"/>
    <w:rsid w:val="00711B8E"/>
    <w:rsid w:val="00715527"/>
    <w:rsid w:val="007223D2"/>
    <w:rsid w:val="00722AB3"/>
    <w:rsid w:val="00722D24"/>
    <w:rsid w:val="007234F6"/>
    <w:rsid w:val="007259C7"/>
    <w:rsid w:val="0072622C"/>
    <w:rsid w:val="00727813"/>
    <w:rsid w:val="00731BD0"/>
    <w:rsid w:val="00731E44"/>
    <w:rsid w:val="007326FB"/>
    <w:rsid w:val="00732DB8"/>
    <w:rsid w:val="007333E9"/>
    <w:rsid w:val="00735D63"/>
    <w:rsid w:val="00736E21"/>
    <w:rsid w:val="00737633"/>
    <w:rsid w:val="00737A6E"/>
    <w:rsid w:val="00741130"/>
    <w:rsid w:val="007416C0"/>
    <w:rsid w:val="0074195C"/>
    <w:rsid w:val="0074201E"/>
    <w:rsid w:val="00743026"/>
    <w:rsid w:val="00746815"/>
    <w:rsid w:val="007472B1"/>
    <w:rsid w:val="0075184D"/>
    <w:rsid w:val="0075193A"/>
    <w:rsid w:val="0075367B"/>
    <w:rsid w:val="00753EBA"/>
    <w:rsid w:val="00754940"/>
    <w:rsid w:val="007557A3"/>
    <w:rsid w:val="007561F3"/>
    <w:rsid w:val="00756625"/>
    <w:rsid w:val="00757E21"/>
    <w:rsid w:val="007609E8"/>
    <w:rsid w:val="00762382"/>
    <w:rsid w:val="00762628"/>
    <w:rsid w:val="00762796"/>
    <w:rsid w:val="00762846"/>
    <w:rsid w:val="007629CA"/>
    <w:rsid w:val="00763ACB"/>
    <w:rsid w:val="00763D9A"/>
    <w:rsid w:val="007654ED"/>
    <w:rsid w:val="007655CB"/>
    <w:rsid w:val="00765B51"/>
    <w:rsid w:val="007667A6"/>
    <w:rsid w:val="00766C51"/>
    <w:rsid w:val="00766FE3"/>
    <w:rsid w:val="00767DE5"/>
    <w:rsid w:val="00770FDC"/>
    <w:rsid w:val="00774953"/>
    <w:rsid w:val="00777D6D"/>
    <w:rsid w:val="00780157"/>
    <w:rsid w:val="0078092B"/>
    <w:rsid w:val="007809EA"/>
    <w:rsid w:val="00780E28"/>
    <w:rsid w:val="0078181F"/>
    <w:rsid w:val="00783048"/>
    <w:rsid w:val="00784C8B"/>
    <w:rsid w:val="00786F91"/>
    <w:rsid w:val="00790F97"/>
    <w:rsid w:val="00792A55"/>
    <w:rsid w:val="0079500B"/>
    <w:rsid w:val="00796E82"/>
    <w:rsid w:val="007A2814"/>
    <w:rsid w:val="007A446C"/>
    <w:rsid w:val="007A4FDA"/>
    <w:rsid w:val="007A56BC"/>
    <w:rsid w:val="007A63F9"/>
    <w:rsid w:val="007A7375"/>
    <w:rsid w:val="007B1D24"/>
    <w:rsid w:val="007B2091"/>
    <w:rsid w:val="007B21A5"/>
    <w:rsid w:val="007B293D"/>
    <w:rsid w:val="007B3C5C"/>
    <w:rsid w:val="007C1E2D"/>
    <w:rsid w:val="007C2356"/>
    <w:rsid w:val="007C2B73"/>
    <w:rsid w:val="007C3B3C"/>
    <w:rsid w:val="007C3C2A"/>
    <w:rsid w:val="007C4470"/>
    <w:rsid w:val="007C54AF"/>
    <w:rsid w:val="007C7FA7"/>
    <w:rsid w:val="007D1F1B"/>
    <w:rsid w:val="007D2CB8"/>
    <w:rsid w:val="007D5B2F"/>
    <w:rsid w:val="007D705F"/>
    <w:rsid w:val="007D7198"/>
    <w:rsid w:val="007D73E1"/>
    <w:rsid w:val="007E090D"/>
    <w:rsid w:val="007E107F"/>
    <w:rsid w:val="007E15C7"/>
    <w:rsid w:val="007E15D3"/>
    <w:rsid w:val="007E2C81"/>
    <w:rsid w:val="007E455D"/>
    <w:rsid w:val="007E4C75"/>
    <w:rsid w:val="007E661A"/>
    <w:rsid w:val="007E788D"/>
    <w:rsid w:val="007F1F35"/>
    <w:rsid w:val="007F3A93"/>
    <w:rsid w:val="007F44EF"/>
    <w:rsid w:val="007F4BEB"/>
    <w:rsid w:val="007F4C32"/>
    <w:rsid w:val="007F4E8C"/>
    <w:rsid w:val="007F5B37"/>
    <w:rsid w:val="007F63CE"/>
    <w:rsid w:val="008000B6"/>
    <w:rsid w:val="008004F6"/>
    <w:rsid w:val="00800E5D"/>
    <w:rsid w:val="008022E0"/>
    <w:rsid w:val="008025B1"/>
    <w:rsid w:val="008043D3"/>
    <w:rsid w:val="008129B9"/>
    <w:rsid w:val="00812C3E"/>
    <w:rsid w:val="00814A84"/>
    <w:rsid w:val="00814CD8"/>
    <w:rsid w:val="00814FA2"/>
    <w:rsid w:val="00816E04"/>
    <w:rsid w:val="00816F84"/>
    <w:rsid w:val="00821487"/>
    <w:rsid w:val="008266F9"/>
    <w:rsid w:val="00826856"/>
    <w:rsid w:val="00830411"/>
    <w:rsid w:val="00831C7F"/>
    <w:rsid w:val="00831D14"/>
    <w:rsid w:val="00831E01"/>
    <w:rsid w:val="008321B5"/>
    <w:rsid w:val="00834CA6"/>
    <w:rsid w:val="00836CB5"/>
    <w:rsid w:val="00836CC3"/>
    <w:rsid w:val="00837336"/>
    <w:rsid w:val="0083768C"/>
    <w:rsid w:val="008408E7"/>
    <w:rsid w:val="00841EC7"/>
    <w:rsid w:val="0084449B"/>
    <w:rsid w:val="008448B7"/>
    <w:rsid w:val="00845671"/>
    <w:rsid w:val="0085120F"/>
    <w:rsid w:val="00851818"/>
    <w:rsid w:val="008531F3"/>
    <w:rsid w:val="008558BF"/>
    <w:rsid w:val="0085706D"/>
    <w:rsid w:val="00857951"/>
    <w:rsid w:val="00860851"/>
    <w:rsid w:val="00861409"/>
    <w:rsid w:val="00861F98"/>
    <w:rsid w:val="00864AD1"/>
    <w:rsid w:val="00864CE4"/>
    <w:rsid w:val="0086642C"/>
    <w:rsid w:val="00866F25"/>
    <w:rsid w:val="00867115"/>
    <w:rsid w:val="0086735B"/>
    <w:rsid w:val="0087060F"/>
    <w:rsid w:val="0087067F"/>
    <w:rsid w:val="008717A3"/>
    <w:rsid w:val="0087331C"/>
    <w:rsid w:val="00873605"/>
    <w:rsid w:val="008759E0"/>
    <w:rsid w:val="00875A57"/>
    <w:rsid w:val="00876F54"/>
    <w:rsid w:val="008815A4"/>
    <w:rsid w:val="00881899"/>
    <w:rsid w:val="00882D73"/>
    <w:rsid w:val="00884770"/>
    <w:rsid w:val="008858C1"/>
    <w:rsid w:val="00885A87"/>
    <w:rsid w:val="00887D60"/>
    <w:rsid w:val="00896C4C"/>
    <w:rsid w:val="00897D43"/>
    <w:rsid w:val="008A0E6A"/>
    <w:rsid w:val="008A18CB"/>
    <w:rsid w:val="008B39BD"/>
    <w:rsid w:val="008C0075"/>
    <w:rsid w:val="008C0390"/>
    <w:rsid w:val="008C0B34"/>
    <w:rsid w:val="008C17C1"/>
    <w:rsid w:val="008C429E"/>
    <w:rsid w:val="008C5954"/>
    <w:rsid w:val="008C5A85"/>
    <w:rsid w:val="008C5ECA"/>
    <w:rsid w:val="008C6598"/>
    <w:rsid w:val="008C6C6A"/>
    <w:rsid w:val="008D0133"/>
    <w:rsid w:val="008D0B22"/>
    <w:rsid w:val="008D2487"/>
    <w:rsid w:val="008D2A97"/>
    <w:rsid w:val="008D2E53"/>
    <w:rsid w:val="008D32DA"/>
    <w:rsid w:val="008D39F2"/>
    <w:rsid w:val="008D7B63"/>
    <w:rsid w:val="008E0CB8"/>
    <w:rsid w:val="008E0E6D"/>
    <w:rsid w:val="008E12B9"/>
    <w:rsid w:val="008E1532"/>
    <w:rsid w:val="008E1748"/>
    <w:rsid w:val="008E5A78"/>
    <w:rsid w:val="008E5F3C"/>
    <w:rsid w:val="008E614A"/>
    <w:rsid w:val="008F3D09"/>
    <w:rsid w:val="008F470C"/>
    <w:rsid w:val="008F7995"/>
    <w:rsid w:val="009027B5"/>
    <w:rsid w:val="00905355"/>
    <w:rsid w:val="00907124"/>
    <w:rsid w:val="00907376"/>
    <w:rsid w:val="0090756A"/>
    <w:rsid w:val="00907AB2"/>
    <w:rsid w:val="0091009D"/>
    <w:rsid w:val="009129D1"/>
    <w:rsid w:val="00913D05"/>
    <w:rsid w:val="00916C15"/>
    <w:rsid w:val="00921D1C"/>
    <w:rsid w:val="00921E7E"/>
    <w:rsid w:val="00923DFB"/>
    <w:rsid w:val="00926A4D"/>
    <w:rsid w:val="00926CA9"/>
    <w:rsid w:val="00927393"/>
    <w:rsid w:val="00927A92"/>
    <w:rsid w:val="00930410"/>
    <w:rsid w:val="009304A7"/>
    <w:rsid w:val="00932F66"/>
    <w:rsid w:val="00935DAC"/>
    <w:rsid w:val="00935F3C"/>
    <w:rsid w:val="0093626F"/>
    <w:rsid w:val="0094578F"/>
    <w:rsid w:val="00946065"/>
    <w:rsid w:val="009461B6"/>
    <w:rsid w:val="00947245"/>
    <w:rsid w:val="009505F5"/>
    <w:rsid w:val="009520D6"/>
    <w:rsid w:val="009526CC"/>
    <w:rsid w:val="00953B51"/>
    <w:rsid w:val="00954AC2"/>
    <w:rsid w:val="009562DF"/>
    <w:rsid w:val="009608BD"/>
    <w:rsid w:val="00962D41"/>
    <w:rsid w:val="00964FA1"/>
    <w:rsid w:val="00965C30"/>
    <w:rsid w:val="00966539"/>
    <w:rsid w:val="00966BF9"/>
    <w:rsid w:val="00967192"/>
    <w:rsid w:val="0097071D"/>
    <w:rsid w:val="00971113"/>
    <w:rsid w:val="00971A93"/>
    <w:rsid w:val="00971B50"/>
    <w:rsid w:val="00971DDB"/>
    <w:rsid w:val="009724E6"/>
    <w:rsid w:val="00972836"/>
    <w:rsid w:val="00973115"/>
    <w:rsid w:val="0097452D"/>
    <w:rsid w:val="009759C2"/>
    <w:rsid w:val="00975C7D"/>
    <w:rsid w:val="0097725C"/>
    <w:rsid w:val="00977321"/>
    <w:rsid w:val="009822BA"/>
    <w:rsid w:val="00982E4A"/>
    <w:rsid w:val="0099027F"/>
    <w:rsid w:val="009908DE"/>
    <w:rsid w:val="00990BE0"/>
    <w:rsid w:val="00991CCB"/>
    <w:rsid w:val="0099448C"/>
    <w:rsid w:val="009A0698"/>
    <w:rsid w:val="009A099D"/>
    <w:rsid w:val="009A19E9"/>
    <w:rsid w:val="009A331B"/>
    <w:rsid w:val="009A3A36"/>
    <w:rsid w:val="009A4D88"/>
    <w:rsid w:val="009A4DDA"/>
    <w:rsid w:val="009A57C5"/>
    <w:rsid w:val="009A58E1"/>
    <w:rsid w:val="009A5CDF"/>
    <w:rsid w:val="009A5DA4"/>
    <w:rsid w:val="009A5F6C"/>
    <w:rsid w:val="009A6B52"/>
    <w:rsid w:val="009B0884"/>
    <w:rsid w:val="009B513A"/>
    <w:rsid w:val="009B61BA"/>
    <w:rsid w:val="009B61F6"/>
    <w:rsid w:val="009C29E3"/>
    <w:rsid w:val="009C4EAA"/>
    <w:rsid w:val="009C5C44"/>
    <w:rsid w:val="009C7488"/>
    <w:rsid w:val="009D1BEC"/>
    <w:rsid w:val="009D3FD0"/>
    <w:rsid w:val="009D51BB"/>
    <w:rsid w:val="009D62A3"/>
    <w:rsid w:val="009D70CB"/>
    <w:rsid w:val="009D75D9"/>
    <w:rsid w:val="009E0216"/>
    <w:rsid w:val="009E1402"/>
    <w:rsid w:val="009E1787"/>
    <w:rsid w:val="009E1828"/>
    <w:rsid w:val="009E1EE1"/>
    <w:rsid w:val="009E22EB"/>
    <w:rsid w:val="009E45B6"/>
    <w:rsid w:val="009E5549"/>
    <w:rsid w:val="009E55B2"/>
    <w:rsid w:val="009F0077"/>
    <w:rsid w:val="009F041B"/>
    <w:rsid w:val="009F2317"/>
    <w:rsid w:val="009F27BC"/>
    <w:rsid w:val="009F3CB3"/>
    <w:rsid w:val="009F3FB9"/>
    <w:rsid w:val="009F4754"/>
    <w:rsid w:val="009F53DC"/>
    <w:rsid w:val="009F5804"/>
    <w:rsid w:val="009F7678"/>
    <w:rsid w:val="009F7C10"/>
    <w:rsid w:val="00A01F61"/>
    <w:rsid w:val="00A039C6"/>
    <w:rsid w:val="00A05D10"/>
    <w:rsid w:val="00A1167E"/>
    <w:rsid w:val="00A12656"/>
    <w:rsid w:val="00A17F47"/>
    <w:rsid w:val="00A21521"/>
    <w:rsid w:val="00A22531"/>
    <w:rsid w:val="00A2317F"/>
    <w:rsid w:val="00A24F37"/>
    <w:rsid w:val="00A271BD"/>
    <w:rsid w:val="00A27757"/>
    <w:rsid w:val="00A279C4"/>
    <w:rsid w:val="00A32563"/>
    <w:rsid w:val="00A32B1D"/>
    <w:rsid w:val="00A331A7"/>
    <w:rsid w:val="00A40BC9"/>
    <w:rsid w:val="00A40E3B"/>
    <w:rsid w:val="00A50B81"/>
    <w:rsid w:val="00A52B6C"/>
    <w:rsid w:val="00A5358A"/>
    <w:rsid w:val="00A55611"/>
    <w:rsid w:val="00A62CC6"/>
    <w:rsid w:val="00A63F4C"/>
    <w:rsid w:val="00A719E1"/>
    <w:rsid w:val="00A71A4A"/>
    <w:rsid w:val="00A71BA4"/>
    <w:rsid w:val="00A738F1"/>
    <w:rsid w:val="00A74137"/>
    <w:rsid w:val="00A7561F"/>
    <w:rsid w:val="00A76EBD"/>
    <w:rsid w:val="00A772C4"/>
    <w:rsid w:val="00A77FF0"/>
    <w:rsid w:val="00A839D4"/>
    <w:rsid w:val="00A83D31"/>
    <w:rsid w:val="00A83D72"/>
    <w:rsid w:val="00A854AA"/>
    <w:rsid w:val="00A870DE"/>
    <w:rsid w:val="00A90E2C"/>
    <w:rsid w:val="00A92DE5"/>
    <w:rsid w:val="00A94846"/>
    <w:rsid w:val="00A97AE6"/>
    <w:rsid w:val="00AA3709"/>
    <w:rsid w:val="00AA5CA6"/>
    <w:rsid w:val="00AB09E7"/>
    <w:rsid w:val="00AB1B51"/>
    <w:rsid w:val="00AB3161"/>
    <w:rsid w:val="00AB3C46"/>
    <w:rsid w:val="00AB4A40"/>
    <w:rsid w:val="00AB524E"/>
    <w:rsid w:val="00AB5B9C"/>
    <w:rsid w:val="00AB68E6"/>
    <w:rsid w:val="00AB76FE"/>
    <w:rsid w:val="00AC0CC7"/>
    <w:rsid w:val="00AC1FA9"/>
    <w:rsid w:val="00AC2106"/>
    <w:rsid w:val="00AC276D"/>
    <w:rsid w:val="00AC2E34"/>
    <w:rsid w:val="00AC4E6E"/>
    <w:rsid w:val="00AC7FCB"/>
    <w:rsid w:val="00AD3703"/>
    <w:rsid w:val="00AD3AD0"/>
    <w:rsid w:val="00AD46EB"/>
    <w:rsid w:val="00AD583D"/>
    <w:rsid w:val="00AD5A57"/>
    <w:rsid w:val="00AD6C47"/>
    <w:rsid w:val="00AD762A"/>
    <w:rsid w:val="00AE6E13"/>
    <w:rsid w:val="00AE70FC"/>
    <w:rsid w:val="00AF0240"/>
    <w:rsid w:val="00AF11A4"/>
    <w:rsid w:val="00AF2495"/>
    <w:rsid w:val="00AF2626"/>
    <w:rsid w:val="00AF28EF"/>
    <w:rsid w:val="00AF429E"/>
    <w:rsid w:val="00AF7448"/>
    <w:rsid w:val="00AF7CC0"/>
    <w:rsid w:val="00B0019A"/>
    <w:rsid w:val="00B01808"/>
    <w:rsid w:val="00B02970"/>
    <w:rsid w:val="00B03876"/>
    <w:rsid w:val="00B11751"/>
    <w:rsid w:val="00B1199C"/>
    <w:rsid w:val="00B12508"/>
    <w:rsid w:val="00B1389F"/>
    <w:rsid w:val="00B21A97"/>
    <w:rsid w:val="00B24707"/>
    <w:rsid w:val="00B255A4"/>
    <w:rsid w:val="00B2652F"/>
    <w:rsid w:val="00B2748F"/>
    <w:rsid w:val="00B31407"/>
    <w:rsid w:val="00B31CCB"/>
    <w:rsid w:val="00B34903"/>
    <w:rsid w:val="00B365D6"/>
    <w:rsid w:val="00B372FF"/>
    <w:rsid w:val="00B374A0"/>
    <w:rsid w:val="00B407E3"/>
    <w:rsid w:val="00B4084F"/>
    <w:rsid w:val="00B40A8A"/>
    <w:rsid w:val="00B4216D"/>
    <w:rsid w:val="00B45565"/>
    <w:rsid w:val="00B45847"/>
    <w:rsid w:val="00B46057"/>
    <w:rsid w:val="00B5034F"/>
    <w:rsid w:val="00B506B0"/>
    <w:rsid w:val="00B51CB3"/>
    <w:rsid w:val="00B53294"/>
    <w:rsid w:val="00B53DB7"/>
    <w:rsid w:val="00B53F75"/>
    <w:rsid w:val="00B54D85"/>
    <w:rsid w:val="00B61BA8"/>
    <w:rsid w:val="00B63880"/>
    <w:rsid w:val="00B6395F"/>
    <w:rsid w:val="00B70781"/>
    <w:rsid w:val="00B80E0D"/>
    <w:rsid w:val="00B819CA"/>
    <w:rsid w:val="00B81DDC"/>
    <w:rsid w:val="00B81F4F"/>
    <w:rsid w:val="00B82D71"/>
    <w:rsid w:val="00B87839"/>
    <w:rsid w:val="00B87B6E"/>
    <w:rsid w:val="00B903B3"/>
    <w:rsid w:val="00B92327"/>
    <w:rsid w:val="00BA2CEE"/>
    <w:rsid w:val="00BA3F7D"/>
    <w:rsid w:val="00BA79AD"/>
    <w:rsid w:val="00BB4614"/>
    <w:rsid w:val="00BB51F5"/>
    <w:rsid w:val="00BC1B9E"/>
    <w:rsid w:val="00BC238C"/>
    <w:rsid w:val="00BC2E52"/>
    <w:rsid w:val="00BC594B"/>
    <w:rsid w:val="00BC5A22"/>
    <w:rsid w:val="00BC64BF"/>
    <w:rsid w:val="00BC762B"/>
    <w:rsid w:val="00BC7638"/>
    <w:rsid w:val="00BC7831"/>
    <w:rsid w:val="00BD0C7A"/>
    <w:rsid w:val="00BD3E8E"/>
    <w:rsid w:val="00BD44C7"/>
    <w:rsid w:val="00BD4D21"/>
    <w:rsid w:val="00BD6D95"/>
    <w:rsid w:val="00BD6EA2"/>
    <w:rsid w:val="00BD7C8E"/>
    <w:rsid w:val="00BD7CD7"/>
    <w:rsid w:val="00BE067C"/>
    <w:rsid w:val="00BE0945"/>
    <w:rsid w:val="00BE0B0D"/>
    <w:rsid w:val="00BE2C4D"/>
    <w:rsid w:val="00BE3EEC"/>
    <w:rsid w:val="00BE47CE"/>
    <w:rsid w:val="00BE4A40"/>
    <w:rsid w:val="00BE69C7"/>
    <w:rsid w:val="00BE7138"/>
    <w:rsid w:val="00BF03CF"/>
    <w:rsid w:val="00BF2BB3"/>
    <w:rsid w:val="00BF3594"/>
    <w:rsid w:val="00BF674F"/>
    <w:rsid w:val="00BF7714"/>
    <w:rsid w:val="00C03A07"/>
    <w:rsid w:val="00C049FC"/>
    <w:rsid w:val="00C05D65"/>
    <w:rsid w:val="00C05F33"/>
    <w:rsid w:val="00C10B62"/>
    <w:rsid w:val="00C1128D"/>
    <w:rsid w:val="00C114D4"/>
    <w:rsid w:val="00C116D9"/>
    <w:rsid w:val="00C1233B"/>
    <w:rsid w:val="00C132DC"/>
    <w:rsid w:val="00C13508"/>
    <w:rsid w:val="00C143AD"/>
    <w:rsid w:val="00C14680"/>
    <w:rsid w:val="00C14F04"/>
    <w:rsid w:val="00C1683D"/>
    <w:rsid w:val="00C17427"/>
    <w:rsid w:val="00C21055"/>
    <w:rsid w:val="00C24E7F"/>
    <w:rsid w:val="00C33370"/>
    <w:rsid w:val="00C36BEA"/>
    <w:rsid w:val="00C37636"/>
    <w:rsid w:val="00C37B4E"/>
    <w:rsid w:val="00C400EB"/>
    <w:rsid w:val="00C42C93"/>
    <w:rsid w:val="00C44865"/>
    <w:rsid w:val="00C4574A"/>
    <w:rsid w:val="00C47BD8"/>
    <w:rsid w:val="00C51011"/>
    <w:rsid w:val="00C5189E"/>
    <w:rsid w:val="00C53E71"/>
    <w:rsid w:val="00C544E1"/>
    <w:rsid w:val="00C557B3"/>
    <w:rsid w:val="00C61389"/>
    <w:rsid w:val="00C61632"/>
    <w:rsid w:val="00C63838"/>
    <w:rsid w:val="00C63FD3"/>
    <w:rsid w:val="00C65CDA"/>
    <w:rsid w:val="00C663E9"/>
    <w:rsid w:val="00C67305"/>
    <w:rsid w:val="00C71591"/>
    <w:rsid w:val="00C735DE"/>
    <w:rsid w:val="00C75410"/>
    <w:rsid w:val="00C7755B"/>
    <w:rsid w:val="00C77CDA"/>
    <w:rsid w:val="00C77FB1"/>
    <w:rsid w:val="00C80DFE"/>
    <w:rsid w:val="00C81BF2"/>
    <w:rsid w:val="00C82E3C"/>
    <w:rsid w:val="00C833BC"/>
    <w:rsid w:val="00C8393E"/>
    <w:rsid w:val="00C84BA7"/>
    <w:rsid w:val="00C90A68"/>
    <w:rsid w:val="00C90C81"/>
    <w:rsid w:val="00C918A9"/>
    <w:rsid w:val="00C92A12"/>
    <w:rsid w:val="00C938CD"/>
    <w:rsid w:val="00C940B3"/>
    <w:rsid w:val="00CA3783"/>
    <w:rsid w:val="00CA3B0F"/>
    <w:rsid w:val="00CA3E19"/>
    <w:rsid w:val="00CA412C"/>
    <w:rsid w:val="00CA6005"/>
    <w:rsid w:val="00CA62E1"/>
    <w:rsid w:val="00CA7077"/>
    <w:rsid w:val="00CB5184"/>
    <w:rsid w:val="00CB6170"/>
    <w:rsid w:val="00CB7103"/>
    <w:rsid w:val="00CB7779"/>
    <w:rsid w:val="00CC44A8"/>
    <w:rsid w:val="00CC5BF5"/>
    <w:rsid w:val="00CC73B0"/>
    <w:rsid w:val="00CD33D0"/>
    <w:rsid w:val="00CD47B6"/>
    <w:rsid w:val="00CD490A"/>
    <w:rsid w:val="00CD67C3"/>
    <w:rsid w:val="00CD785C"/>
    <w:rsid w:val="00CE2F8D"/>
    <w:rsid w:val="00CE64B6"/>
    <w:rsid w:val="00CF105C"/>
    <w:rsid w:val="00CF3B51"/>
    <w:rsid w:val="00CF6C46"/>
    <w:rsid w:val="00CF6D67"/>
    <w:rsid w:val="00CF7ECA"/>
    <w:rsid w:val="00D011EC"/>
    <w:rsid w:val="00D042ED"/>
    <w:rsid w:val="00D10639"/>
    <w:rsid w:val="00D11626"/>
    <w:rsid w:val="00D170FE"/>
    <w:rsid w:val="00D261B7"/>
    <w:rsid w:val="00D269D9"/>
    <w:rsid w:val="00D27F82"/>
    <w:rsid w:val="00D33C63"/>
    <w:rsid w:val="00D3428D"/>
    <w:rsid w:val="00D3501E"/>
    <w:rsid w:val="00D363B3"/>
    <w:rsid w:val="00D36F21"/>
    <w:rsid w:val="00D3705E"/>
    <w:rsid w:val="00D375C9"/>
    <w:rsid w:val="00D379C8"/>
    <w:rsid w:val="00D4297A"/>
    <w:rsid w:val="00D42B85"/>
    <w:rsid w:val="00D46180"/>
    <w:rsid w:val="00D46C20"/>
    <w:rsid w:val="00D471D9"/>
    <w:rsid w:val="00D47802"/>
    <w:rsid w:val="00D50693"/>
    <w:rsid w:val="00D5104C"/>
    <w:rsid w:val="00D5295B"/>
    <w:rsid w:val="00D53172"/>
    <w:rsid w:val="00D5326A"/>
    <w:rsid w:val="00D53300"/>
    <w:rsid w:val="00D53FF5"/>
    <w:rsid w:val="00D5545E"/>
    <w:rsid w:val="00D572A6"/>
    <w:rsid w:val="00D5743A"/>
    <w:rsid w:val="00D57B85"/>
    <w:rsid w:val="00D609F1"/>
    <w:rsid w:val="00D646D5"/>
    <w:rsid w:val="00D663DA"/>
    <w:rsid w:val="00D66A1D"/>
    <w:rsid w:val="00D70E63"/>
    <w:rsid w:val="00D724E0"/>
    <w:rsid w:val="00D766AB"/>
    <w:rsid w:val="00D82379"/>
    <w:rsid w:val="00D824D8"/>
    <w:rsid w:val="00D82B93"/>
    <w:rsid w:val="00D83F03"/>
    <w:rsid w:val="00D840F7"/>
    <w:rsid w:val="00D8415C"/>
    <w:rsid w:val="00D84967"/>
    <w:rsid w:val="00D84E30"/>
    <w:rsid w:val="00D878C1"/>
    <w:rsid w:val="00D87BFA"/>
    <w:rsid w:val="00D87D71"/>
    <w:rsid w:val="00D92801"/>
    <w:rsid w:val="00D93DB3"/>
    <w:rsid w:val="00D945E4"/>
    <w:rsid w:val="00D96124"/>
    <w:rsid w:val="00D96BFF"/>
    <w:rsid w:val="00DA0327"/>
    <w:rsid w:val="00DA14E7"/>
    <w:rsid w:val="00DA3DD6"/>
    <w:rsid w:val="00DA6D7D"/>
    <w:rsid w:val="00DA6DBE"/>
    <w:rsid w:val="00DB24D2"/>
    <w:rsid w:val="00DB3C81"/>
    <w:rsid w:val="00DB60AD"/>
    <w:rsid w:val="00DB6831"/>
    <w:rsid w:val="00DC28B7"/>
    <w:rsid w:val="00DC2E89"/>
    <w:rsid w:val="00DD10B2"/>
    <w:rsid w:val="00DD1865"/>
    <w:rsid w:val="00DD2BD4"/>
    <w:rsid w:val="00DD5297"/>
    <w:rsid w:val="00DD61CF"/>
    <w:rsid w:val="00DD6473"/>
    <w:rsid w:val="00DE0F27"/>
    <w:rsid w:val="00DE1BDF"/>
    <w:rsid w:val="00DE2A10"/>
    <w:rsid w:val="00DE3D8F"/>
    <w:rsid w:val="00DE4DE8"/>
    <w:rsid w:val="00DE63CA"/>
    <w:rsid w:val="00DE64DB"/>
    <w:rsid w:val="00DF1A19"/>
    <w:rsid w:val="00DF2A8A"/>
    <w:rsid w:val="00DF38A4"/>
    <w:rsid w:val="00DF61B8"/>
    <w:rsid w:val="00DF6EDC"/>
    <w:rsid w:val="00E00F6D"/>
    <w:rsid w:val="00E0136A"/>
    <w:rsid w:val="00E03AF9"/>
    <w:rsid w:val="00E03D0A"/>
    <w:rsid w:val="00E05DF9"/>
    <w:rsid w:val="00E06313"/>
    <w:rsid w:val="00E10574"/>
    <w:rsid w:val="00E10E92"/>
    <w:rsid w:val="00E128E1"/>
    <w:rsid w:val="00E12DEA"/>
    <w:rsid w:val="00E14183"/>
    <w:rsid w:val="00E14B92"/>
    <w:rsid w:val="00E1514F"/>
    <w:rsid w:val="00E155BC"/>
    <w:rsid w:val="00E163B0"/>
    <w:rsid w:val="00E163D7"/>
    <w:rsid w:val="00E166DB"/>
    <w:rsid w:val="00E21BDF"/>
    <w:rsid w:val="00E22636"/>
    <w:rsid w:val="00E23CF7"/>
    <w:rsid w:val="00E2576E"/>
    <w:rsid w:val="00E259B6"/>
    <w:rsid w:val="00E273CA"/>
    <w:rsid w:val="00E27C75"/>
    <w:rsid w:val="00E27E6B"/>
    <w:rsid w:val="00E31CAE"/>
    <w:rsid w:val="00E35CF6"/>
    <w:rsid w:val="00E35FF0"/>
    <w:rsid w:val="00E36CC9"/>
    <w:rsid w:val="00E375AB"/>
    <w:rsid w:val="00E37DC1"/>
    <w:rsid w:val="00E42B4E"/>
    <w:rsid w:val="00E432DF"/>
    <w:rsid w:val="00E504AA"/>
    <w:rsid w:val="00E513D2"/>
    <w:rsid w:val="00E540C8"/>
    <w:rsid w:val="00E544C4"/>
    <w:rsid w:val="00E60295"/>
    <w:rsid w:val="00E617AE"/>
    <w:rsid w:val="00E6462E"/>
    <w:rsid w:val="00E648BA"/>
    <w:rsid w:val="00E654C9"/>
    <w:rsid w:val="00E657BC"/>
    <w:rsid w:val="00E67A3E"/>
    <w:rsid w:val="00E67B16"/>
    <w:rsid w:val="00E71B43"/>
    <w:rsid w:val="00E71EFC"/>
    <w:rsid w:val="00E73292"/>
    <w:rsid w:val="00E73B43"/>
    <w:rsid w:val="00E74FAB"/>
    <w:rsid w:val="00E763AB"/>
    <w:rsid w:val="00E83E1C"/>
    <w:rsid w:val="00E84122"/>
    <w:rsid w:val="00E850E6"/>
    <w:rsid w:val="00E85A65"/>
    <w:rsid w:val="00E874E4"/>
    <w:rsid w:val="00E92AFE"/>
    <w:rsid w:val="00E92C9F"/>
    <w:rsid w:val="00E969C4"/>
    <w:rsid w:val="00EA016A"/>
    <w:rsid w:val="00EA076C"/>
    <w:rsid w:val="00EA08C8"/>
    <w:rsid w:val="00EA49C4"/>
    <w:rsid w:val="00EA4FDF"/>
    <w:rsid w:val="00EA6D0F"/>
    <w:rsid w:val="00EA7818"/>
    <w:rsid w:val="00EB0B51"/>
    <w:rsid w:val="00EB1E2B"/>
    <w:rsid w:val="00EB2699"/>
    <w:rsid w:val="00EB4F5B"/>
    <w:rsid w:val="00EB599A"/>
    <w:rsid w:val="00EC097F"/>
    <w:rsid w:val="00EC2DB4"/>
    <w:rsid w:val="00EC3030"/>
    <w:rsid w:val="00EC45D1"/>
    <w:rsid w:val="00EC7B01"/>
    <w:rsid w:val="00ED05AD"/>
    <w:rsid w:val="00ED09AC"/>
    <w:rsid w:val="00ED1AAA"/>
    <w:rsid w:val="00ED2428"/>
    <w:rsid w:val="00ED2DB5"/>
    <w:rsid w:val="00ED4042"/>
    <w:rsid w:val="00ED41D2"/>
    <w:rsid w:val="00ED42C2"/>
    <w:rsid w:val="00EE4262"/>
    <w:rsid w:val="00EE5352"/>
    <w:rsid w:val="00EE795E"/>
    <w:rsid w:val="00EF0A77"/>
    <w:rsid w:val="00EF12B3"/>
    <w:rsid w:val="00EF55CF"/>
    <w:rsid w:val="00EF5815"/>
    <w:rsid w:val="00EF66E1"/>
    <w:rsid w:val="00F013AA"/>
    <w:rsid w:val="00F03134"/>
    <w:rsid w:val="00F043FA"/>
    <w:rsid w:val="00F05A09"/>
    <w:rsid w:val="00F05BCE"/>
    <w:rsid w:val="00F0746E"/>
    <w:rsid w:val="00F114BF"/>
    <w:rsid w:val="00F120A0"/>
    <w:rsid w:val="00F12675"/>
    <w:rsid w:val="00F1744C"/>
    <w:rsid w:val="00F2075B"/>
    <w:rsid w:val="00F22496"/>
    <w:rsid w:val="00F26546"/>
    <w:rsid w:val="00F278FA"/>
    <w:rsid w:val="00F326F7"/>
    <w:rsid w:val="00F351EE"/>
    <w:rsid w:val="00F3559F"/>
    <w:rsid w:val="00F3676D"/>
    <w:rsid w:val="00F36B92"/>
    <w:rsid w:val="00F40388"/>
    <w:rsid w:val="00F4044B"/>
    <w:rsid w:val="00F438C8"/>
    <w:rsid w:val="00F4415B"/>
    <w:rsid w:val="00F46F5B"/>
    <w:rsid w:val="00F46F61"/>
    <w:rsid w:val="00F477D5"/>
    <w:rsid w:val="00F51460"/>
    <w:rsid w:val="00F51943"/>
    <w:rsid w:val="00F544BD"/>
    <w:rsid w:val="00F5459B"/>
    <w:rsid w:val="00F57CAA"/>
    <w:rsid w:val="00F60334"/>
    <w:rsid w:val="00F61B83"/>
    <w:rsid w:val="00F622C7"/>
    <w:rsid w:val="00F66F7A"/>
    <w:rsid w:val="00F6704A"/>
    <w:rsid w:val="00F675AC"/>
    <w:rsid w:val="00F7071E"/>
    <w:rsid w:val="00F70866"/>
    <w:rsid w:val="00F72E86"/>
    <w:rsid w:val="00F76050"/>
    <w:rsid w:val="00F768A2"/>
    <w:rsid w:val="00F76978"/>
    <w:rsid w:val="00F77ACB"/>
    <w:rsid w:val="00F81867"/>
    <w:rsid w:val="00F81AE2"/>
    <w:rsid w:val="00F82777"/>
    <w:rsid w:val="00F833BD"/>
    <w:rsid w:val="00F847C7"/>
    <w:rsid w:val="00F84F3E"/>
    <w:rsid w:val="00F86894"/>
    <w:rsid w:val="00F878E9"/>
    <w:rsid w:val="00F87B13"/>
    <w:rsid w:val="00F900E1"/>
    <w:rsid w:val="00F90C2D"/>
    <w:rsid w:val="00F93EA5"/>
    <w:rsid w:val="00F94347"/>
    <w:rsid w:val="00F95370"/>
    <w:rsid w:val="00F97BDD"/>
    <w:rsid w:val="00FA2F8C"/>
    <w:rsid w:val="00FA30F3"/>
    <w:rsid w:val="00FA3443"/>
    <w:rsid w:val="00FA4EC8"/>
    <w:rsid w:val="00FA5BDE"/>
    <w:rsid w:val="00FB2A29"/>
    <w:rsid w:val="00FB4812"/>
    <w:rsid w:val="00FB648D"/>
    <w:rsid w:val="00FB7500"/>
    <w:rsid w:val="00FB7BCA"/>
    <w:rsid w:val="00FC1A45"/>
    <w:rsid w:val="00FC388E"/>
    <w:rsid w:val="00FC45EB"/>
    <w:rsid w:val="00FC4B97"/>
    <w:rsid w:val="00FC57F9"/>
    <w:rsid w:val="00FC62DF"/>
    <w:rsid w:val="00FC6BCD"/>
    <w:rsid w:val="00FD0A7B"/>
    <w:rsid w:val="00FD11BC"/>
    <w:rsid w:val="00FD1F66"/>
    <w:rsid w:val="00FD2185"/>
    <w:rsid w:val="00FD25DF"/>
    <w:rsid w:val="00FD34AB"/>
    <w:rsid w:val="00FD384D"/>
    <w:rsid w:val="00FD4B59"/>
    <w:rsid w:val="00FD5777"/>
    <w:rsid w:val="00FD5A1B"/>
    <w:rsid w:val="00FD6877"/>
    <w:rsid w:val="00FE1C81"/>
    <w:rsid w:val="00FE412D"/>
    <w:rsid w:val="00FE5FE9"/>
    <w:rsid w:val="00FE67BB"/>
    <w:rsid w:val="00FF0002"/>
    <w:rsid w:val="00FF1D74"/>
    <w:rsid w:val="00FF27CC"/>
    <w:rsid w:val="00FF67C2"/>
    <w:rsid w:val="00FF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A3607"/>
  <w15:docId w15:val="{BAEFB69B-3291-4B78-B382-4DFF309A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E3"/>
    <w:rPr>
      <w:rFonts w:ascii="Browallia New" w:hAnsi="Browallia New" w:cs="Browallia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9C6"/>
    <w:pPr>
      <w:keepNext/>
      <w:keepLines/>
      <w:numPr>
        <w:numId w:val="3"/>
      </w:numPr>
      <w:spacing w:before="120" w:after="120" w:line="240" w:lineRule="auto"/>
      <w:outlineLvl w:val="0"/>
    </w:pPr>
    <w:rPr>
      <w:rFonts w:eastAsiaTheme="majorEastAs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9C6"/>
    <w:pPr>
      <w:numPr>
        <w:ilvl w:val="1"/>
        <w:numId w:val="3"/>
      </w:numPr>
      <w:spacing w:after="0" w:line="240" w:lineRule="auto"/>
      <w:jc w:val="thaiDistribute"/>
      <w:outlineLvl w:val="1"/>
    </w:pPr>
    <w:rPr>
      <w:rFonts w:eastAsiaTheme="majorEastAsia" w:cs="BrowalliaUPC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9C6"/>
    <w:pPr>
      <w:numPr>
        <w:ilvl w:val="2"/>
        <w:numId w:val="3"/>
      </w:numPr>
      <w:spacing w:after="0" w:line="240" w:lineRule="auto"/>
      <w:outlineLvl w:val="2"/>
    </w:pPr>
    <w:rPr>
      <w:rFonts w:eastAsia="Times New Roman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39C6"/>
    <w:pPr>
      <w:keepNext/>
      <w:keepLines/>
      <w:numPr>
        <w:ilvl w:val="3"/>
        <w:numId w:val="3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2"/>
      <w:szCs w:val="3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39C6"/>
    <w:pPr>
      <w:keepNext/>
      <w:keepLines/>
      <w:numPr>
        <w:ilvl w:val="4"/>
        <w:numId w:val="3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32"/>
      <w:szCs w:val="3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039C6"/>
    <w:pPr>
      <w:keepNext/>
      <w:keepLines/>
      <w:numPr>
        <w:ilvl w:val="5"/>
        <w:numId w:val="3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35"/>
    </w:rPr>
  </w:style>
  <w:style w:type="paragraph" w:styleId="Heading7">
    <w:name w:val="heading 7"/>
    <w:basedOn w:val="Normal"/>
    <w:next w:val="Normal"/>
    <w:link w:val="Heading7Char"/>
    <w:qFormat/>
    <w:rsid w:val="00A039C6"/>
    <w:pPr>
      <w:keepNext/>
      <w:numPr>
        <w:ilvl w:val="6"/>
        <w:numId w:val="3"/>
      </w:numPr>
      <w:tabs>
        <w:tab w:val="left" w:pos="8460"/>
      </w:tabs>
      <w:spacing w:after="0" w:line="240" w:lineRule="auto"/>
      <w:outlineLvl w:val="6"/>
    </w:pPr>
    <w:rPr>
      <w:rFonts w:ascii="Lucida Console" w:eastAsia="Cordia New" w:hAnsi="Lucida Console" w:cs="Angsana New"/>
      <w:b/>
      <w:bCs/>
      <w:color w:val="00008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C6"/>
    <w:pPr>
      <w:keepNext/>
      <w:keepLines/>
      <w:numPr>
        <w:ilvl w:val="7"/>
        <w:numId w:val="3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C6"/>
    <w:pPr>
      <w:keepNext/>
      <w:keepLines/>
      <w:numPr>
        <w:ilvl w:val="8"/>
        <w:numId w:val="3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578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78F"/>
    <w:rPr>
      <w:rFonts w:ascii="Tahoma" w:hAnsi="Tahoma" w:cs="Angsana New"/>
      <w:sz w:val="16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4578F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4578F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94578F"/>
    <w:rPr>
      <w:sz w:val="32"/>
      <w:szCs w:val="32"/>
      <w:vertAlign w:val="superscript"/>
    </w:rPr>
  </w:style>
  <w:style w:type="character" w:styleId="CommentReference">
    <w:name w:val="annotation reference"/>
    <w:basedOn w:val="DefaultParagraphFont"/>
    <w:unhideWhenUsed/>
    <w:rsid w:val="007E788D"/>
    <w:rPr>
      <w:sz w:val="16"/>
      <w:szCs w:val="18"/>
    </w:rPr>
  </w:style>
  <w:style w:type="paragraph" w:styleId="CommentText">
    <w:name w:val="annotation text"/>
    <w:basedOn w:val="Normal"/>
    <w:link w:val="CommentTextChar"/>
    <w:unhideWhenUsed/>
    <w:rsid w:val="007E788D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rsid w:val="007E788D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7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7C3"/>
    <w:rPr>
      <w:b/>
      <w:bCs/>
      <w:sz w:val="20"/>
      <w:szCs w:val="25"/>
    </w:rPr>
  </w:style>
  <w:style w:type="paragraph" w:styleId="ListParagraph">
    <w:name w:val="List Paragraph"/>
    <w:basedOn w:val="Normal"/>
    <w:link w:val="ListParagraphChar"/>
    <w:uiPriority w:val="34"/>
    <w:qFormat/>
    <w:rsid w:val="00630078"/>
    <w:pPr>
      <w:ind w:left="720"/>
      <w:contextualSpacing/>
    </w:pPr>
  </w:style>
  <w:style w:type="character" w:styleId="PageNumber">
    <w:name w:val="page number"/>
    <w:basedOn w:val="DefaultParagraphFont"/>
    <w:rsid w:val="00414AFC"/>
  </w:style>
  <w:style w:type="character" w:styleId="Hyperlink">
    <w:name w:val="Hyperlink"/>
    <w:basedOn w:val="DefaultParagraphFont"/>
    <w:uiPriority w:val="99"/>
    <w:unhideWhenUsed/>
    <w:rsid w:val="0004776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rsid w:val="00047762"/>
    <w:pPr>
      <w:tabs>
        <w:tab w:val="center" w:pos="4153"/>
        <w:tab w:val="right" w:pos="8306"/>
      </w:tabs>
      <w:spacing w:after="0" w:line="240" w:lineRule="auto"/>
    </w:pPr>
    <w:rPr>
      <w:rFonts w:ascii="Arial" w:eastAsia="Times New Roman" w:hAnsi="Arial" w:cs="Cordia New"/>
      <w:szCs w:val="25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47762"/>
    <w:rPr>
      <w:rFonts w:ascii="Arial" w:eastAsia="Times New Roman" w:hAnsi="Arial" w:cs="Cordia New"/>
      <w:szCs w:val="25"/>
      <w:lang w:val="en-GB"/>
    </w:rPr>
  </w:style>
  <w:style w:type="paragraph" w:styleId="BodyTextIndent2">
    <w:name w:val="Body Text Indent 2"/>
    <w:basedOn w:val="Normal"/>
    <w:link w:val="BodyTextIndent2Char"/>
    <w:rsid w:val="00E36CC9"/>
    <w:pPr>
      <w:spacing w:after="0" w:line="240" w:lineRule="auto"/>
      <w:ind w:left="1080"/>
    </w:pPr>
    <w:rPr>
      <w:rFonts w:ascii="Times New Roman" w:eastAsia="Times New Roman" w:hAnsi="Times New Roman" w:cs="Angsana New"/>
      <w:b/>
      <w:bCs/>
      <w:sz w:val="32"/>
      <w:szCs w:val="32"/>
    </w:rPr>
  </w:style>
  <w:style w:type="character" w:customStyle="1" w:styleId="BodyTextIndent2Char">
    <w:name w:val="Body Text Indent 2 Char"/>
    <w:basedOn w:val="DefaultParagraphFont"/>
    <w:link w:val="BodyTextIndent2"/>
    <w:rsid w:val="00E36CC9"/>
    <w:rPr>
      <w:rFonts w:ascii="Times New Roman" w:eastAsia="Times New Roman" w:hAnsi="Times New Roman" w:cs="Angsana New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039C6"/>
    <w:rPr>
      <w:rFonts w:ascii="Browallia New" w:eastAsiaTheme="majorEastAsia" w:hAnsi="Browallia New" w:cs="Browallia New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39C6"/>
    <w:rPr>
      <w:rFonts w:ascii="Browallia New" w:eastAsiaTheme="majorEastAsia" w:hAnsi="Browallia New" w:cs="BrowalliaUPC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39C6"/>
    <w:rPr>
      <w:rFonts w:ascii="Browallia New" w:eastAsia="Times New Roman" w:hAnsi="Browallia New" w:cs="Browallia New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039C6"/>
    <w:rPr>
      <w:rFonts w:asciiTheme="majorHAnsi" w:eastAsiaTheme="majorEastAsia" w:hAnsiTheme="majorHAnsi" w:cstheme="majorBidi"/>
      <w:b/>
      <w:bCs/>
      <w:i/>
      <w:iCs/>
      <w:color w:val="4F81BD" w:themeColor="accent1"/>
      <w:sz w:val="32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A039C6"/>
    <w:rPr>
      <w:rFonts w:asciiTheme="majorHAnsi" w:eastAsiaTheme="majorEastAsia" w:hAnsiTheme="majorHAnsi" w:cstheme="majorBidi"/>
      <w:color w:val="243F60" w:themeColor="accent1" w:themeShade="7F"/>
      <w:sz w:val="32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rsid w:val="00A039C6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35"/>
    </w:rPr>
  </w:style>
  <w:style w:type="character" w:customStyle="1" w:styleId="Heading7Char">
    <w:name w:val="Heading 7 Char"/>
    <w:basedOn w:val="DefaultParagraphFont"/>
    <w:link w:val="Heading7"/>
    <w:rsid w:val="00A039C6"/>
    <w:rPr>
      <w:rFonts w:ascii="Lucida Console" w:eastAsia="Cordia New" w:hAnsi="Lucida Console" w:cs="Angsana New"/>
      <w:b/>
      <w:bCs/>
      <w:color w:val="00008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C6"/>
    <w:rPr>
      <w:rFonts w:asciiTheme="majorHAnsi" w:eastAsiaTheme="majorEastAsia" w:hAnsiTheme="majorHAnsi" w:cstheme="majorBidi"/>
      <w:color w:val="404040" w:themeColor="text1" w:themeTint="BF"/>
      <w:sz w:val="20"/>
      <w:szCs w:val="2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C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5"/>
    </w:rPr>
  </w:style>
  <w:style w:type="character" w:customStyle="1" w:styleId="ListParagraphChar">
    <w:name w:val="List Paragraph Char"/>
    <w:link w:val="ListParagraph"/>
    <w:uiPriority w:val="34"/>
    <w:rsid w:val="008717A3"/>
  </w:style>
  <w:style w:type="paragraph" w:styleId="FootnoteText">
    <w:name w:val="footnote text"/>
    <w:basedOn w:val="Normal"/>
    <w:link w:val="FootnoteTextChar"/>
    <w:uiPriority w:val="99"/>
    <w:semiHidden/>
    <w:unhideWhenUsed/>
    <w:rsid w:val="00292B7F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B7F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292B7F"/>
    <w:rPr>
      <w:sz w:val="32"/>
      <w:szCs w:val="32"/>
      <w:vertAlign w:val="superscript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D363D"/>
    <w:pPr>
      <w:spacing w:after="120"/>
      <w:ind w:left="283"/>
    </w:pPr>
    <w:rPr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363D"/>
    <w:rPr>
      <w:sz w:val="16"/>
      <w:szCs w:val="20"/>
    </w:rPr>
  </w:style>
  <w:style w:type="paragraph" w:styleId="MacroText">
    <w:name w:val="macro"/>
    <w:link w:val="MacroTextChar"/>
    <w:semiHidden/>
    <w:rsid w:val="000D363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rdiaUPC" w:eastAsia="Times New Roman" w:hAnsi="CordiaUPC" w:cs="EucrosiaUPC"/>
      <w:sz w:val="28"/>
    </w:rPr>
  </w:style>
  <w:style w:type="character" w:customStyle="1" w:styleId="MacroTextChar">
    <w:name w:val="Macro Text Char"/>
    <w:basedOn w:val="DefaultParagraphFont"/>
    <w:link w:val="MacroText"/>
    <w:semiHidden/>
    <w:rsid w:val="000D363D"/>
    <w:rPr>
      <w:rFonts w:ascii="CordiaUPC" w:eastAsia="Times New Roman" w:hAnsi="CordiaUPC" w:cs="EucrosiaUPC"/>
      <w:sz w:val="28"/>
    </w:rPr>
  </w:style>
  <w:style w:type="paragraph" w:styleId="PlainText">
    <w:name w:val="Plain Text"/>
    <w:basedOn w:val="Normal"/>
    <w:link w:val="PlainTextChar"/>
    <w:rsid w:val="000D363D"/>
    <w:pPr>
      <w:spacing w:after="0" w:line="240" w:lineRule="auto"/>
    </w:pPr>
    <w:rPr>
      <w:rFonts w:ascii="Cordia New" w:eastAsia="Cordia New" w:hAnsi="Cordia New" w:cs="Cordia New"/>
    </w:rPr>
  </w:style>
  <w:style w:type="character" w:customStyle="1" w:styleId="PlainTextChar">
    <w:name w:val="Plain Text Char"/>
    <w:basedOn w:val="DefaultParagraphFont"/>
    <w:link w:val="PlainText"/>
    <w:rsid w:val="000D363D"/>
    <w:rPr>
      <w:rFonts w:ascii="Cordia New" w:eastAsia="Cordia New" w:hAnsi="Cordia New" w:cs="Cordia New"/>
      <w:sz w:val="28"/>
    </w:rPr>
  </w:style>
  <w:style w:type="paragraph" w:styleId="Revision">
    <w:name w:val="Revision"/>
    <w:hidden/>
    <w:uiPriority w:val="99"/>
    <w:semiHidden/>
    <w:rsid w:val="00B45847"/>
    <w:pPr>
      <w:spacing w:after="0" w:line="240" w:lineRule="auto"/>
    </w:pPr>
    <w:rPr>
      <w:rFonts w:ascii="Browallia New" w:hAnsi="Browallia New" w:cs="Angsana New"/>
      <w:sz w:val="28"/>
      <w:szCs w:val="35"/>
    </w:rPr>
  </w:style>
  <w:style w:type="paragraph" w:customStyle="1" w:styleId="font5">
    <w:name w:val="font5"/>
    <w:basedOn w:val="Normal"/>
    <w:rsid w:val="002F4A2B"/>
    <w:pPr>
      <w:spacing w:before="100" w:beforeAutospacing="1" w:after="100" w:afterAutospacing="1" w:line="240" w:lineRule="auto"/>
    </w:pPr>
    <w:rPr>
      <w:rFonts w:ascii="Cordia New" w:eastAsia="Times New Roman" w:hAnsi="Cordia New" w:cs="Cordia New"/>
      <w:b/>
      <w:bCs/>
    </w:rPr>
  </w:style>
  <w:style w:type="paragraph" w:customStyle="1" w:styleId="font6">
    <w:name w:val="font6"/>
    <w:basedOn w:val="Normal"/>
    <w:rsid w:val="002F4A2B"/>
    <w:pPr>
      <w:spacing w:before="100" w:beforeAutospacing="1" w:after="100" w:afterAutospacing="1" w:line="240" w:lineRule="auto"/>
    </w:pPr>
    <w:rPr>
      <w:rFonts w:ascii="Cordia New" w:eastAsia="Times New Roman" w:hAnsi="Cordia New" w:cs="Cordia New"/>
      <w:szCs w:val="24"/>
    </w:rPr>
  </w:style>
  <w:style w:type="paragraph" w:customStyle="1" w:styleId="xl27">
    <w:name w:val="xl27"/>
    <w:basedOn w:val="Normal"/>
    <w:rsid w:val="002F4A2B"/>
    <w:pPr>
      <w:spacing w:before="100" w:beforeAutospacing="1" w:after="100" w:afterAutospacing="1" w:line="240" w:lineRule="auto"/>
    </w:pPr>
    <w:rPr>
      <w:rFonts w:ascii="Cordia New" w:eastAsia="Times New Roman" w:hAnsi="Cordia New" w:cs="Cordia New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719E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A719E1"/>
    <w:rPr>
      <w:rFonts w:ascii="Browallia New" w:hAnsi="Browallia New" w:cs="Angsana New"/>
      <w:sz w:val="28"/>
      <w:szCs w:val="3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3E3F"/>
    <w:rPr>
      <w:color w:val="605E5C"/>
      <w:shd w:val="clear" w:color="auto" w:fill="E1DFDD"/>
    </w:rPr>
  </w:style>
  <w:style w:type="character" w:styleId="Emphasis">
    <w:name w:val="Emphasis"/>
    <w:qFormat/>
    <w:rsid w:val="001E1B55"/>
    <w:rPr>
      <w:i/>
      <w:iCs/>
    </w:rPr>
  </w:style>
  <w:style w:type="paragraph" w:customStyle="1" w:styleId="Style1">
    <w:name w:val="Style1"/>
    <w:basedOn w:val="Normal"/>
    <w:rsid w:val="009B61B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3705E"/>
    <w:pPr>
      <w:spacing w:after="120"/>
      <w:ind w:left="360"/>
    </w:pPr>
    <w:rPr>
      <w:rFonts w:cs="Angsana New"/>
      <w:szCs w:val="35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3705E"/>
    <w:rPr>
      <w:rFonts w:ascii="Browallia New" w:hAnsi="Browallia New" w:cs="Angsana New"/>
      <w:sz w:val="28"/>
      <w:szCs w:val="35"/>
    </w:rPr>
  </w:style>
  <w:style w:type="table" w:styleId="TableGrid">
    <w:name w:val="Table Grid"/>
    <w:basedOn w:val="TableNormal"/>
    <w:rsid w:val="00D3705E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06544"/>
  </w:style>
  <w:style w:type="character" w:customStyle="1" w:styleId="findhit">
    <w:name w:val="findhit"/>
    <w:basedOn w:val="DefaultParagraphFont"/>
    <w:rsid w:val="00106544"/>
  </w:style>
  <w:style w:type="character" w:customStyle="1" w:styleId="eop">
    <w:name w:val="eop"/>
    <w:basedOn w:val="DefaultParagraphFont"/>
    <w:rsid w:val="00106544"/>
  </w:style>
  <w:style w:type="character" w:styleId="UnresolvedMention">
    <w:name w:val="Unresolved Mention"/>
    <w:basedOn w:val="DefaultParagraphFont"/>
    <w:uiPriority w:val="99"/>
    <w:semiHidden/>
    <w:unhideWhenUsed/>
    <w:rsid w:val="006C22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07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yperlink" Target="https://www.set.or.th/th/privacy-notice" TargetMode="Externa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hyperlink" Target="https://www.set.or.th/th/privacy-notic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B6AE8F25824442B7A49121E2B75528" ma:contentTypeVersion="13" ma:contentTypeDescription="Create a new document." ma:contentTypeScope="" ma:versionID="4a17ce84fb16277be0f2066874d2dacc">
  <xsd:schema xmlns:xsd="http://www.w3.org/2001/XMLSchema" xmlns:xs="http://www.w3.org/2001/XMLSchema" xmlns:p="http://schemas.microsoft.com/office/2006/metadata/properties" xmlns:ns3="1f0b5e8b-8f57-48d7-90e7-a853422c8c05" xmlns:ns4="b8fcc69f-e331-4bcf-8e23-c117f4c45fb9" targetNamespace="http://schemas.microsoft.com/office/2006/metadata/properties" ma:root="true" ma:fieldsID="eb9a13e53fb816603b65697e073c8621" ns3:_="" ns4:_="">
    <xsd:import namespace="1f0b5e8b-8f57-48d7-90e7-a853422c8c05"/>
    <xsd:import namespace="b8fcc69f-e331-4bcf-8e23-c117f4c45fb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b5e8b-8f57-48d7-90e7-a853422c8c0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cc69f-e331-4bcf-8e23-c117f4c45f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8FC5CC-FB06-406C-9452-92FAE7519F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8208D5-FF47-467D-8869-92D1D812A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BD58B-7D61-48EE-B893-9444C3A992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DC9760C-8073-4632-8547-1269364DD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0b5e8b-8f57-48d7-90e7-a853422c8c05"/>
    <ds:schemaRef ds:uri="b8fcc69f-e331-4bcf-8e23-c117f4c45f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34</Pages>
  <Words>12089</Words>
  <Characters>58394</Characters>
  <Application>Microsoft Office Word</Application>
  <DocSecurity>0</DocSecurity>
  <Lines>1042</Lines>
  <Paragraphs>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AWASSADA WUTHICHON</dc:creator>
  <cp:keywords/>
  <dc:description/>
  <cp:lastModifiedBy>JIDAPA CHAIKONG</cp:lastModifiedBy>
  <cp:revision>6</cp:revision>
  <cp:lastPrinted>2025-05-13T07:16:00Z</cp:lastPrinted>
  <dcterms:created xsi:type="dcterms:W3CDTF">2025-05-13T07:51:00Z</dcterms:created>
  <dcterms:modified xsi:type="dcterms:W3CDTF">2026-03-16T03:47:00Z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0x01010083B6AE8F25824442B7A49121E2B75528</vt:lpwstr>
  </property>
  <property fmtid="{D5CDD505-2E9C-101B-9397-08002B2CF9AE}" pid="3" name="GrammarlyDocumentId">
    <vt:lpwstr>3a0e519cc7fce89afac7b6de83ff1c99dd2e088604412cb53b74acbc531a6cf4</vt:lpwstr>
  </property>
</Properties>
</file>